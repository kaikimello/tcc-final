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2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05">
      <w:pPr>
        <w:spacing w:after="0" w:line="240" w:lineRule="auto"/>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SISTEMA DE RECOMENDAÇÃO </w:t>
      </w:r>
      <w:r w:rsidDel="00000000" w:rsidR="00000000" w:rsidRPr="00000000">
        <w:rPr>
          <w:rFonts w:ascii="Arial" w:cs="Arial" w:eastAsia="Arial" w:hAnsi="Arial"/>
          <w:b w:val="1"/>
          <w:sz w:val="24"/>
          <w:szCs w:val="24"/>
          <w:rtl w:val="0"/>
        </w:rPr>
        <w:t xml:space="preserve">HIBRIDO</w:t>
      </w: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tl w:val="0"/>
        </w:rPr>
        <w:t xml:space="preserve">REKOMENNDADOR</w:t>
      </w:r>
      <w:r w:rsidDel="00000000" w:rsidR="00000000" w:rsidRPr="00000000">
        <w:rPr>
          <w:rFonts w:ascii="Arial" w:cs="Arial" w:eastAsia="Arial" w:hAnsi="Arial"/>
          <w:b w:val="1"/>
          <w:sz w:val="24"/>
          <w:szCs w:val="24"/>
          <w:rtl w:val="0"/>
        </w:rPr>
        <w:t xml:space="preserve"> HYDRA </w:t>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88365" cy="1971675"/>
            <wp:effectExtent b="0" l="0" r="0" t="0"/>
            <wp:docPr id="13" name="image8.png"/>
            <a:graphic>
              <a:graphicData uri="http://schemas.openxmlformats.org/drawingml/2006/picture">
                <pic:pic>
                  <pic:nvPicPr>
                    <pic:cNvPr id="0" name="image8.png"/>
                    <pic:cNvPicPr preferRelativeResize="0"/>
                  </pic:nvPicPr>
                  <pic:blipFill>
                    <a:blip r:embed="rId10"/>
                    <a:srcRect b="0" l="0" r="4164" t="0"/>
                    <a:stretch>
                      <a:fillRect/>
                    </a:stretch>
                  </pic:blipFill>
                  <pic:spPr>
                    <a:xfrm>
                      <a:off x="0" y="0"/>
                      <a:ext cx="218836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Kaiki Mello dos Santos</w:t>
      </w: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0">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w:t>
      </w:r>
      <w:r w:rsidDel="00000000" w:rsidR="00000000" w:rsidRPr="00000000">
        <w:rPr>
          <w:rFonts w:ascii="Arial" w:cs="Arial" w:eastAsia="Arial" w:hAnsi="Arial"/>
          <w:b w:val="1"/>
          <w:i w:val="1"/>
          <w:color w:val="000000"/>
          <w:sz w:val="24"/>
          <w:szCs w:val="24"/>
          <w:rtl w:val="0"/>
        </w:rPr>
        <w:t xml:space="preserve"> Catuxe Varjão de Santana Oliveira</w:t>
      </w:r>
    </w:p>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COORDENAÇÃO DO BACHARELADO EM SISTEMAS DE INFORMAÇÃO</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sz w:val="26"/>
          <w:szCs w:val="26"/>
        </w:rPr>
      </w:pPr>
      <w:r w:rsidDel="00000000" w:rsidR="00000000" w:rsidRPr="00000000">
        <w:rPr>
          <w:rFonts w:ascii="Arial" w:cs="Arial" w:eastAsia="Arial" w:hAnsi="Arial"/>
          <w:b w:val="1"/>
          <w:color w:val="000000"/>
          <w:sz w:val="24"/>
          <w:szCs w:val="24"/>
          <w:rtl w:val="0"/>
        </w:rPr>
        <w:t xml:space="preserve">LAGARTO - SERGIPE</w:t>
      </w: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MAIO</w:t>
      </w:r>
      <w:r w:rsidDel="00000000" w:rsidR="00000000" w:rsidRPr="00000000">
        <w:rPr>
          <w:rFonts w:ascii="Arial" w:cs="Arial" w:eastAsia="Arial" w:hAnsi="Arial"/>
          <w:b w:val="1"/>
          <w:color w:val="000000"/>
          <w:sz w:val="24"/>
          <w:szCs w:val="24"/>
          <w:rtl w:val="0"/>
        </w:rPr>
        <w:t xml:space="preserve">/202</w:t>
      </w:r>
      <w:r w:rsidDel="00000000" w:rsidR="00000000" w:rsidRPr="00000000">
        <w:rPr>
          <w:rFonts w:ascii="Arial" w:cs="Arial" w:eastAsia="Arial" w:hAnsi="Arial"/>
          <w:b w:val="1"/>
          <w:sz w:val="24"/>
          <w:szCs w:val="24"/>
          <w:rtl w:val="0"/>
        </w:rPr>
        <w:t xml:space="preserve">3</w:t>
      </w:r>
    </w:p>
    <w:p w:rsidR="00000000" w:rsidDel="00000000" w:rsidP="00000000" w:rsidRDefault="00000000" w:rsidRPr="00000000" w14:paraId="0000001C">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CONTRA-CAPA</w:t>
      </w:r>
    </w:p>
    <w:p w:rsidR="00000000" w:rsidDel="00000000" w:rsidP="00000000" w:rsidRDefault="00000000" w:rsidRPr="00000000" w14:paraId="0000001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0">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1">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2">
      <w:pPr>
        <w:spacing w:after="0" w:line="24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AGRADECIMENTOS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Prezados,</w:t>
      </w:r>
    </w:p>
    <w:p w:rsidR="00000000" w:rsidDel="00000000" w:rsidP="00000000" w:rsidRDefault="00000000" w:rsidRPr="00000000" w14:paraId="00000055">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Gostaria de expressar minha imensa gratidão a Deus e a Santo Expedito, que me guiaram e me abençoaram em cada etapa da minha jornada acadêmica. Sem a orientação e a força divinas, eu não teria chegado até aqui. </w:t>
      </w:r>
    </w:p>
    <w:p w:rsidR="00000000" w:rsidDel="00000000" w:rsidP="00000000" w:rsidRDefault="00000000" w:rsidRPr="00000000" w14:paraId="00000056">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aos meus pais, irmãos e sobrinhos por seu amor incondicional e por seu apoio durante toda a minha vida. Obrigado por me ensinar a perseverar e a nunca desistir dos meus sonhos. Eu amo demais vocês.</w:t>
      </w:r>
    </w:p>
    <w:p w:rsidR="00000000" w:rsidDel="00000000" w:rsidP="00000000" w:rsidRDefault="00000000" w:rsidRPr="00000000" w14:paraId="00000057">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 meu orientador João Paulo e </w:t>
      </w:r>
      <w:r w:rsidDel="00000000" w:rsidR="00000000" w:rsidRPr="00000000">
        <w:rPr>
          <w:rFonts w:ascii="Arial" w:cs="Arial" w:eastAsia="Arial" w:hAnsi="Arial"/>
          <w:i w:val="1"/>
          <w:sz w:val="24"/>
          <w:szCs w:val="24"/>
          <w:rtl w:val="0"/>
        </w:rPr>
        <w:t xml:space="preserve">coorientadora</w:t>
      </w:r>
      <w:r w:rsidDel="00000000" w:rsidR="00000000" w:rsidRPr="00000000">
        <w:rPr>
          <w:rFonts w:ascii="Arial" w:cs="Arial" w:eastAsia="Arial" w:hAnsi="Arial"/>
          <w:i w:val="1"/>
          <w:sz w:val="24"/>
          <w:szCs w:val="24"/>
          <w:rtl w:val="0"/>
        </w:rPr>
        <w:t xml:space="preserve"> Catuxe Varjão, minha gratidão por me ajudarem a recuperar a confiança que havia perdido há anos. Seu apoio, orientação e paciência foram fundamentais para o sucesso deste trabalho.</w:t>
      </w:r>
    </w:p>
    <w:p w:rsidR="00000000" w:rsidDel="00000000" w:rsidP="00000000" w:rsidRDefault="00000000" w:rsidRPr="00000000" w14:paraId="00000058">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Aos meus amigos Vanilton,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rsidR="00000000" w:rsidDel="00000000" w:rsidP="00000000" w:rsidRDefault="00000000" w:rsidRPr="00000000" w14:paraId="00000059">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Junior, aos meninos da </w:t>
      </w:r>
      <w:r w:rsidDel="00000000" w:rsidR="00000000" w:rsidRPr="00000000">
        <w:rPr>
          <w:rFonts w:ascii="Arial" w:cs="Arial" w:eastAsia="Arial" w:hAnsi="Arial"/>
          <w:i w:val="1"/>
          <w:sz w:val="24"/>
          <w:szCs w:val="24"/>
          <w:rtl w:val="0"/>
        </w:rPr>
        <w:t xml:space="preserve">QueroDelivery</w:t>
      </w:r>
      <w:r w:rsidDel="00000000" w:rsidR="00000000" w:rsidRPr="00000000">
        <w:rPr>
          <w:rFonts w:ascii="Arial" w:cs="Arial" w:eastAsia="Arial" w:hAnsi="Arial"/>
          <w:i w:val="1"/>
          <w:sz w:val="24"/>
          <w:szCs w:val="24"/>
          <w:rtl w:val="0"/>
        </w:rPr>
        <w:t xml:space="preserve"> e a Alex do IFS, agradeço por suas ideias e contribuições valiosas para o meu trabalho. Agradeço também ao Instituto Federal de Sergipe por fornecer uma excelente plataforma para meus estudos.</w:t>
      </w:r>
    </w:p>
    <w:p w:rsidR="00000000" w:rsidDel="00000000" w:rsidP="00000000" w:rsidRDefault="00000000" w:rsidRPr="00000000" w14:paraId="0000005A">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Minha gratidão à banca de avaliação por seu tempo e dedicação em avaliar meu trabalho e fornecer seu feedback valioso. Agradeço também a Anne Vasconcelos por ter escutado meus problemas e por me ajudar a superar os desafios.</w:t>
      </w:r>
    </w:p>
    <w:p w:rsidR="00000000" w:rsidDel="00000000" w:rsidP="00000000" w:rsidRDefault="00000000" w:rsidRPr="00000000" w14:paraId="0000005B">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Por fim, quero agradecer a mim mesmo por perseverar e não desistir durante essa jornada. Houve momentos difíceis, mas com determinação e foco, consegui superá-los.</w:t>
      </w:r>
    </w:p>
    <w:p w:rsidR="00000000" w:rsidDel="00000000" w:rsidP="00000000" w:rsidRDefault="00000000" w:rsidRPr="00000000" w14:paraId="0000005C">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 todos que cruzaram meu caminho nesta jornada, seja por um momento ou por um longo período, e que de alguma forma contribuíram para o meu crescimento pessoal e acadêmico. Espero poder retribuir de alguma forma no futuro.</w:t>
      </w:r>
    </w:p>
    <w:p w:rsidR="00000000" w:rsidDel="00000000" w:rsidP="00000000" w:rsidRDefault="00000000" w:rsidRPr="00000000" w14:paraId="0000005D">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E">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F">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60">
      <w:pPr>
        <w:jc w:val="right"/>
        <w:rPr>
          <w:rFonts w:ascii="Roboto" w:cs="Roboto" w:eastAsia="Roboto" w:hAnsi="Roboto"/>
          <w:b w:val="1"/>
          <w:i w:val="1"/>
          <w:color w:val="d1d5db"/>
          <w:sz w:val="24"/>
          <w:szCs w:val="24"/>
        </w:rPr>
      </w:pPr>
      <w:r w:rsidDel="00000000" w:rsidR="00000000" w:rsidRPr="00000000">
        <w:rPr>
          <w:rFonts w:ascii="Arial" w:cs="Arial" w:eastAsia="Arial" w:hAnsi="Arial"/>
          <w:i w:val="1"/>
          <w:sz w:val="24"/>
          <w:szCs w:val="24"/>
          <w:rtl w:val="0"/>
        </w:rPr>
        <w:t xml:space="preserve">Muito obrigado a todos!</w:t>
      </w:r>
      <w:r w:rsidDel="00000000" w:rsidR="00000000" w:rsidRPr="00000000">
        <w:rPr>
          <w:rtl w:val="0"/>
        </w:rPr>
      </w:r>
    </w:p>
    <w:p w:rsidR="00000000" w:rsidDel="00000000" w:rsidP="00000000" w:rsidRDefault="00000000" w:rsidRPr="00000000" w14:paraId="00000061">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6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5">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66">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6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8">
      <w:pPr>
        <w:spacing w:after="0" w:line="360" w:lineRule="auto"/>
        <w:jc w:val="center"/>
        <w:rPr>
          <w:rFonts w:ascii="Arial" w:cs="Arial" w:eastAsia="Arial" w:hAnsi="Arial"/>
        </w:rPr>
      </w:pPr>
      <w:r w:rsidDel="00000000" w:rsidR="00000000" w:rsidRPr="00000000">
        <w:rPr>
          <w:rFonts w:ascii="Arial" w:cs="Arial" w:eastAsia="Arial" w:hAnsi="Arial"/>
          <w:b w:val="1"/>
          <w:color w:val="000000"/>
          <w:sz w:val="24"/>
          <w:szCs w:val="24"/>
          <w:rtl w:val="0"/>
        </w:rPr>
        <w:t xml:space="preserve">RESUMO</w:t>
      </w:r>
      <w:r w:rsidDel="00000000" w:rsidR="00000000" w:rsidRPr="00000000">
        <w:rPr>
          <w:rtl w:val="0"/>
        </w:rPr>
      </w:r>
    </w:p>
    <w:p w:rsidR="00000000" w:rsidDel="00000000" w:rsidP="00000000" w:rsidRDefault="00000000" w:rsidRPr="00000000" w14:paraId="00000069">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 disponibilidade digital de filmes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w:t>
      </w:r>
      <w:r w:rsidDel="00000000" w:rsidR="00000000" w:rsidRPr="00000000">
        <w:rPr>
          <w:rFonts w:ascii="Arial" w:cs="Arial" w:eastAsia="Arial" w:hAnsi="Arial"/>
          <w:sz w:val="24"/>
          <w:szCs w:val="24"/>
          <w:rtl w:val="0"/>
        </w:rPr>
        <w:t xml:space="preserve">filmes possam </w:t>
      </w:r>
      <w:r w:rsidDel="00000000" w:rsidR="00000000" w:rsidRPr="00000000">
        <w:rPr>
          <w:rFonts w:ascii="Arial" w:cs="Arial" w:eastAsia="Arial" w:hAnsi="Arial"/>
          <w:color w:val="000000"/>
          <w:sz w:val="24"/>
          <w:szCs w:val="24"/>
          <w:rtl w:val="0"/>
        </w:rPr>
        <w:t xml:space="preserve">ser </w:t>
      </w:r>
      <w:r w:rsidDel="00000000" w:rsidR="00000000" w:rsidRPr="00000000">
        <w:rPr>
          <w:rFonts w:ascii="Arial" w:cs="Arial" w:eastAsia="Arial" w:hAnsi="Arial"/>
          <w:sz w:val="24"/>
          <w:szCs w:val="24"/>
          <w:rtl w:val="0"/>
        </w:rPr>
        <w:t xml:space="preserve">acessados</w:t>
      </w:r>
      <w:r w:rsidDel="00000000" w:rsidR="00000000" w:rsidRPr="00000000">
        <w:rPr>
          <w:rFonts w:ascii="Arial" w:cs="Arial" w:eastAsia="Arial" w:hAnsi="Arial"/>
          <w:color w:val="000000"/>
          <w:sz w:val="24"/>
          <w:szCs w:val="24"/>
          <w:rtl w:val="0"/>
        </w:rPr>
        <w:t xml:space="preserve"> de diferentes dispositivos (e.g. tablet, computador, celular) em qualquer local, online ou offline.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 grande quantidade de filmes disponíveis pode resultar em efeitos colaterais, tais como a dificuldade em classificar, buscar e organizar essa abundância de obras cinematográficas</w:t>
      </w:r>
      <w:r w:rsidDel="00000000" w:rsidR="00000000" w:rsidRPr="00000000">
        <w:rPr>
          <w:rFonts w:ascii="Arial" w:cs="Arial" w:eastAsia="Arial" w:hAnsi="Arial"/>
          <w:sz w:val="24"/>
          <w:szCs w:val="24"/>
          <w:rtl w:val="0"/>
        </w:rPr>
        <w:t xml:space="preserve">. Desta maneira, o</w:t>
      </w:r>
      <w:r w:rsidDel="00000000" w:rsidR="00000000" w:rsidRPr="00000000">
        <w:rPr>
          <w:rFonts w:ascii="Arial" w:cs="Arial" w:eastAsia="Arial" w:hAnsi="Arial"/>
          <w:sz w:val="24"/>
          <w:szCs w:val="24"/>
          <w:rtl w:val="0"/>
        </w:rPr>
        <w:t xml:space="preserve"> desenvolvimento de um sistema de recomendação de filmes que possa sugerir filmes semelhantes ao perfil do usuário é altamente útil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Os sistemas de recomendação utilizam o histórico de preferências e perfil do usuário para prever e sugerir filmes adequados, considerando a similaridade de características entre os filmes</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Assim,</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sz w:val="24"/>
          <w:szCs w:val="24"/>
          <w:rtl w:val="0"/>
        </w:rPr>
        <w:t xml:space="preserve">objetivo deste trabalho é criar um sistema de recomendação de filmes que leve em consideração a similaridade dos metadados que descrevem as obras cinematográficas. Além disso, busca-se utilizar a interação do usuário com as obras para gerar recomendações personalizadas mais precisas e adequadas a cada indivíduo.</w:t>
      </w:r>
      <w:r w:rsidDel="00000000" w:rsidR="00000000" w:rsidRPr="00000000">
        <w:rPr>
          <w:rtl w:val="0"/>
        </w:rPr>
      </w:r>
    </w:p>
    <w:p w:rsidR="00000000" w:rsidDel="00000000" w:rsidP="00000000" w:rsidRDefault="00000000" w:rsidRPr="00000000" w14:paraId="0000006A">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6B">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w:t>
      </w:r>
      <w:r w:rsidDel="00000000" w:rsidR="00000000" w:rsidRPr="00000000">
        <w:rPr>
          <w:rFonts w:ascii="Arial" w:cs="Arial" w:eastAsia="Arial" w:hAnsi="Arial"/>
          <w:sz w:val="24"/>
          <w:szCs w:val="24"/>
          <w:rtl w:val="0"/>
        </w:rPr>
        <w:t xml:space="preserve">K-NN</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6C">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6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6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ABSTRACT</w:t>
      </w:r>
      <w:r w:rsidDel="00000000" w:rsidR="00000000" w:rsidRPr="00000000">
        <w:rPr>
          <w:rtl w:val="0"/>
        </w:rPr>
      </w:r>
    </w:p>
    <w:p w:rsidR="00000000" w:rsidDel="00000000" w:rsidP="00000000" w:rsidRDefault="00000000" w:rsidRPr="00000000" w14:paraId="0000007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LISTA DE ILUSTRAÇÕES</w:t>
      </w:r>
      <w:r w:rsidDel="00000000" w:rsidR="00000000" w:rsidRPr="00000000">
        <w:rPr>
          <w:rtl w:val="0"/>
        </w:rPr>
      </w:r>
    </w:p>
    <w:p w:rsidR="00000000" w:rsidDel="00000000" w:rsidP="00000000" w:rsidRDefault="00000000" w:rsidRPr="00000000" w14:paraId="0000008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LISTA DE ALGORITMOS </w:t>
      </w:r>
      <w:r w:rsidDel="00000000" w:rsidR="00000000" w:rsidRPr="00000000">
        <w:rPr>
          <w:rtl w:val="0"/>
        </w:rPr>
      </w:r>
    </w:p>
    <w:p w:rsidR="00000000" w:rsidDel="00000000" w:rsidP="00000000" w:rsidRDefault="00000000" w:rsidRPr="00000000" w14:paraId="000000A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0">
      <w:pPr>
        <w:spacing w:after="240" w:line="240" w:lineRule="auto"/>
        <w:jc w:val="center"/>
        <w:rPr>
          <w:rFonts w:ascii="Arial" w:cs="Arial" w:eastAsia="Arial" w:hAnsi="Arial"/>
          <w:b w:val="1"/>
          <w:sz w:val="26"/>
          <w:szCs w:val="26"/>
        </w:rPr>
      </w:pPr>
      <w:r w:rsidDel="00000000" w:rsidR="00000000" w:rsidRPr="00000000">
        <w:rPr>
          <w:rFonts w:ascii="Arial" w:cs="Arial" w:eastAsia="Arial" w:hAnsi="Arial"/>
          <w:b w:val="1"/>
          <w:sz w:val="24"/>
          <w:szCs w:val="24"/>
          <w:rtl w:val="0"/>
        </w:rPr>
        <w:t xml:space="preserve">SUMÁRIO</w:t>
      </w:r>
      <w:r w:rsidDel="00000000" w:rsidR="00000000" w:rsidRPr="00000000">
        <w:rPr>
          <w:rtl w:val="0"/>
        </w:rPr>
      </w:r>
    </w:p>
    <w:p w:rsidR="00000000" w:rsidDel="00000000" w:rsidP="00000000" w:rsidRDefault="00000000" w:rsidRPr="00000000" w14:paraId="000000C1">
      <w:pPr>
        <w:spacing w:after="240" w:line="240" w:lineRule="auto"/>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2">
          <w:pPr>
            <w:widowControl w:val="0"/>
            <w:tabs>
              <w:tab w:val="right" w:leader="dot" w:pos="12000"/>
            </w:tabs>
            <w:spacing w:after="0" w:before="60" w:line="240" w:lineRule="auto"/>
            <w:rPr>
              <w:rFonts w:ascii="Arial" w:cs="Arial" w:eastAsia="Arial" w:hAnsi="Arial"/>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heading=h.dd124yh9uj1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9</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6hsi6jq7n4a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 JUSTIFICATIVA</w:t>
              <w:tab/>
              <w:t xml:space="preserve">10</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xm971di3q24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 OBJETIVO GERAL</w:t>
              <w:tab/>
              <w:t xml:space="preserve">11</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4o82vqpups4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 OBJETIVO ESPECÍFICOS</w:t>
              <w:tab/>
              <w:t xml:space="preserve">11</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74k5dmjz1n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METODOLOGIA</w:t>
              <w:tab/>
              <w:t xml:space="preserve">12</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w6y1bdxuq4u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 DATASETS</w:t>
              <w:tab/>
              <w:t xml:space="preserve">13</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57ciht6ezoj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FUNDAMENTAÇÃO TEÓRICA</w:t>
              <w:tab/>
              <w:t xml:space="preserve">16</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7225pau8fr2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SISTEMAS DE RECOMENDAÇÃO</w:t>
              <w:tab/>
              <w:t xml:space="preserve">16</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g1w9pxed0dq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3.1.1 Pré-Processamento</w:t>
              <w:tab/>
              <w:t xml:space="preserve">16</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after="0" w:before="60" w:line="240" w:lineRule="auto"/>
            <w:ind w:left="1080" w:firstLine="0"/>
            <w:rPr>
              <w:rFonts w:ascii="Arial" w:cs="Arial" w:eastAsia="Arial" w:hAnsi="Arial"/>
              <w:color w:val="000000"/>
              <w:sz w:val="24"/>
              <w:szCs w:val="24"/>
              <w:u w:val="none"/>
            </w:rPr>
          </w:pPr>
          <w:hyperlink w:anchor="_heading=h.xls2wuc362s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3.1.1.1 Pré-Processamento Textual</w:t>
              <w:tab/>
              <w:t xml:space="preserve">17</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wuiefsd4rsx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3.1.2 Partida A Frio (Cold Start Problem)</w:t>
              <w:tab/>
              <w:t xml:space="preserve">19</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s1yhcy7lwyr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 Filtragem Colaborativa</w:t>
              <w:tab/>
              <w:t xml:space="preserve">21</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after="0" w:before="60" w:line="240" w:lineRule="auto"/>
            <w:ind w:left="1080" w:firstLine="0"/>
            <w:rPr>
              <w:rFonts w:ascii="Arial" w:cs="Arial" w:eastAsia="Arial" w:hAnsi="Arial"/>
              <w:color w:val="000000"/>
              <w:sz w:val="24"/>
              <w:szCs w:val="24"/>
              <w:u w:val="none"/>
            </w:rPr>
          </w:pPr>
          <w:hyperlink w:anchor="_heading=h.puvlis69qsb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3.1.3.1 Vizinhos Mais Proximos ou K-Nearest Neighbor (k-NN)</w:t>
              <w:tab/>
              <w:t xml:space="preserve">25</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after="0" w:before="60" w:line="240" w:lineRule="auto"/>
            <w:ind w:left="1080" w:firstLine="0"/>
            <w:rPr>
              <w:rFonts w:ascii="Arial" w:cs="Arial" w:eastAsia="Arial" w:hAnsi="Arial"/>
              <w:color w:val="000000"/>
              <w:sz w:val="24"/>
              <w:szCs w:val="24"/>
              <w:u w:val="none"/>
            </w:rPr>
          </w:pPr>
          <w:hyperlink w:anchor="_heading=h.gnypczc59xaw">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3.1.3.2 Fatoração De Matrizes</w:t>
              <w:tab/>
              <w:t xml:space="preserve">26</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qcmgvkbqifhy">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3.1.4 Filtragem Baseada em Conteúdo</w:t>
              <w:tab/>
              <w:t xml:space="preserve">28</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p5x5by4ljvf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3.1.5 Filtragem Híbrida</w:t>
              <w:tab/>
              <w:t xml:space="preserve">30</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2whmw4qhzrb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ALGORITMOS</w:t>
              <w:tab/>
              <w:t xml:space="preserve">32</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jytsn3xw1cz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 ESTRATÉGIA BASEADA EM CONTEÚDO</w:t>
              <w:tab/>
              <w:t xml:space="preserve">32</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2gof8fv94xc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 ESTRATÉGIA COLABORATIVA COM SVD</w:t>
              <w:tab/>
              <w:t xml:space="preserve">36</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1cc6g2x9afnz">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 ESTRATÉGIA COLABORATIVA COM VIZINHOS MAIS PRÓXIMOS (k-NN)</w:t>
              <w:tab/>
              <w:t xml:space="preserve">38</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6z4yszijc5r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 SISTEMA </w:t>
            </w:r>
          </w:hyperlink>
          <w:hyperlink w:anchor="_heading=h.6z4yszijc5r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REKOMENNDADOR</w:t>
            </w:r>
          </w:hyperlink>
          <w:hyperlink w:anchor="_heading=h.6z4yszijc5r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HYDRA</w:t>
              <w:tab/>
              <w:t xml:space="preserve">41</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tjmao39b7k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CONSIDERAÇÕES FINAIS</w:t>
              <w:tab/>
              <w:t xml:space="preserve">47</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gctt9x7az1e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BIBLIOGRÁFICAS</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9">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A">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B">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C">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D">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E">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F">
      <w:pPr>
        <w:spacing w:after="240" w:line="240" w:lineRule="auto"/>
        <w:rPr>
          <w:rFonts w:ascii="Arial" w:cs="Arial" w:eastAsia="Arial" w:hAnsi="Arial"/>
          <w:b w:val="1"/>
          <w:sz w:val="26"/>
          <w:szCs w:val="26"/>
        </w:rPr>
        <w:sectPr>
          <w:headerReference r:id="rId11"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0E0">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1">
      <w:pPr>
        <w:pStyle w:val="Heading1"/>
        <w:rPr>
          <w:sz w:val="24"/>
          <w:szCs w:val="24"/>
        </w:rPr>
      </w:pPr>
      <w:bookmarkStart w:colFirst="0" w:colLast="0" w:name="_heading=h.dd124yh9uj1e" w:id="0"/>
      <w:bookmarkEnd w:id="0"/>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E2">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w:t>
      </w:r>
      <w:r w:rsidDel="00000000" w:rsidR="00000000" w:rsidRPr="00000000">
        <w:rPr>
          <w:rFonts w:ascii="Arial" w:cs="Arial" w:eastAsia="Arial" w:hAnsi="Arial"/>
          <w:sz w:val="24"/>
          <w:szCs w:val="24"/>
          <w:rtl w:val="0"/>
        </w:rPr>
        <w:t xml:space="preserve">exigente</w:t>
      </w:r>
      <w:r w:rsidDel="00000000" w:rsidR="00000000" w:rsidRPr="00000000">
        <w:rPr>
          <w:rFonts w:ascii="Arial" w:cs="Arial" w:eastAsia="Arial" w:hAnsi="Arial"/>
          <w:sz w:val="24"/>
          <w:szCs w:val="24"/>
          <w:rtl w:val="0"/>
        </w:rPr>
        <w:t xml:space="preserv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Video, Netflix, Apple TV e outros, surgiram rapidamente, transformando a forma como o público consome conteúdo audiovisual</w:t>
      </w:r>
    </w:p>
    <w:p w:rsidR="00000000" w:rsidDel="00000000" w:rsidP="00000000" w:rsidRDefault="00000000" w:rsidRPr="00000000" w14:paraId="000000E3">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Estes vêm se destacando por motivarem cada vez mais ganhos no faturamento do setor cinematográfico. De acordo com r</w:t>
      </w:r>
      <w:r w:rsidDel="00000000" w:rsidR="00000000" w:rsidRPr="00000000">
        <w:rPr>
          <w:rFonts w:ascii="Arial" w:cs="Arial" w:eastAsia="Arial" w:hAnsi="Arial"/>
          <w:sz w:val="24"/>
          <w:szCs w:val="24"/>
          <w:rtl w:val="0"/>
        </w:rPr>
        <w:t xml:space="preserve">elatório publicado em 2022 pela Motion Picture Association, Inc. (MPA), o comércio </w:t>
      </w:r>
      <w:r w:rsidDel="00000000" w:rsidR="00000000" w:rsidRPr="00000000">
        <w:rPr>
          <w:rFonts w:ascii="Arial" w:cs="Arial" w:eastAsia="Arial" w:hAnsi="Arial"/>
          <w:sz w:val="24"/>
          <w:szCs w:val="24"/>
          <w:rtl w:val="0"/>
        </w:rPr>
        <w:t xml:space="preserve">global de entretenimen</w:t>
      </w:r>
      <w:r w:rsidDel="00000000" w:rsidR="00000000" w:rsidRPr="00000000">
        <w:rPr>
          <w:rFonts w:ascii="Arial" w:cs="Arial" w:eastAsia="Arial" w:hAnsi="Arial"/>
          <w:sz w:val="24"/>
          <w:szCs w:val="24"/>
          <w:rtl w:val="0"/>
        </w:rPr>
        <w:t xml:space="preserve">to </w:t>
      </w:r>
      <w:r w:rsidDel="00000000" w:rsidR="00000000" w:rsidRPr="00000000">
        <w:rPr>
          <w:rFonts w:ascii="Arial" w:cs="Arial" w:eastAsia="Arial" w:hAnsi="Arial"/>
          <w:sz w:val="24"/>
          <w:szCs w:val="24"/>
          <w:rtl w:val="0"/>
        </w:rPr>
        <w:t xml:space="preserve">teatral e doméstico</w:t>
      </w:r>
      <w:r w:rsidDel="00000000" w:rsidR="00000000" w:rsidRPr="00000000">
        <w:rPr>
          <w:rFonts w:ascii="Arial" w:cs="Arial" w:eastAsia="Arial" w:hAnsi="Arial"/>
          <w:sz w:val="24"/>
          <w:szCs w:val="24"/>
          <w:rtl w:val="0"/>
        </w:rPr>
        <w:t xml:space="preserve">,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r w:rsidDel="00000000" w:rsidR="00000000" w:rsidRPr="00000000">
        <w:rPr>
          <w:rtl w:val="0"/>
        </w:rPr>
      </w:r>
    </w:p>
    <w:p w:rsidR="00000000" w:rsidDel="00000000" w:rsidP="00000000" w:rsidRDefault="00000000" w:rsidRPr="00000000" w14:paraId="000000E4">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disponibilidade de filmes na era digital é abundante nos serviços de streaming. Nunca foi tão fácil assistir filmes e séries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obras (JORDÃO, 2016). Sendo assim, esse excesso de informação causa alguns efeitos colaterais, como dificuldade na classificação, busca e organização desse grande catálogo de obras disponíveis. </w:t>
      </w:r>
    </w:p>
    <w:p w:rsidR="00000000" w:rsidDel="00000000" w:rsidP="00000000" w:rsidRDefault="00000000" w:rsidRPr="00000000" w14:paraId="000000E5">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organizar todo esse aglomerado de conteúdo é muito custoso e causa fadiga de informação </w:t>
      </w:r>
      <w:r w:rsidDel="00000000" w:rsidR="00000000" w:rsidRPr="00000000">
        <w:rPr>
          <w:rFonts w:ascii="Arial" w:cs="Arial" w:eastAsia="Arial" w:hAnsi="Arial"/>
          <w:sz w:val="24"/>
          <w:szCs w:val="24"/>
          <w:rtl w:val="0"/>
        </w:rPr>
        <w:t xml:space="preserve">(ADIYANSJAH;</w:t>
      </w:r>
      <w:r w:rsidDel="00000000" w:rsidR="00000000" w:rsidRPr="00000000">
        <w:rPr>
          <w:rFonts w:ascii="Arial" w:cs="Arial" w:eastAsia="Arial" w:hAnsi="Arial"/>
          <w:sz w:val="24"/>
          <w:szCs w:val="24"/>
          <w:rtl w:val="0"/>
        </w:rPr>
        <w:t xml:space="preserve"> GUNAWAN; </w:t>
      </w:r>
      <w:r w:rsidDel="00000000" w:rsidR="00000000" w:rsidRPr="00000000">
        <w:rPr>
          <w:rFonts w:ascii="Arial" w:cs="Arial" w:eastAsia="Arial" w:hAnsi="Arial"/>
          <w:sz w:val="24"/>
          <w:szCs w:val="24"/>
          <w:rtl w:val="0"/>
        </w:rPr>
        <w:t xml:space="preserve">SUHARTONO,</w:t>
      </w:r>
      <w:r w:rsidDel="00000000" w:rsidR="00000000" w:rsidRPr="00000000">
        <w:rPr>
          <w:rFonts w:ascii="Arial" w:cs="Arial" w:eastAsia="Arial" w:hAnsi="Arial"/>
          <w:sz w:val="24"/>
          <w:szCs w:val="24"/>
          <w:rtl w:val="0"/>
        </w:rPr>
        <w:t xml:space="preserve"> 2019). Desta maneira, é de grande utilidade o desenvolvimento de um sistema de recomendação de filmes que possa sugerir itens semelhantes ao perfil do usuário.</w:t>
      </w:r>
      <w:r w:rsidDel="00000000" w:rsidR="00000000" w:rsidRPr="00000000">
        <w:rPr>
          <w:rFonts w:ascii="Helvetica Neue" w:cs="Helvetica Neue" w:eastAsia="Helvetica Neue" w:hAnsi="Helvetica Neue"/>
          <w:rtl w:val="0"/>
        </w:rPr>
        <w:t xml:space="preserve"> </w:t>
      </w: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rsidR="00000000" w:rsidDel="00000000" w:rsidP="00000000" w:rsidRDefault="00000000" w:rsidRPr="00000000" w14:paraId="000000E6">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w:t>
      </w:r>
      <w:sdt>
        <w:sdtPr>
          <w:tag w:val="goog_rdk_0"/>
        </w:sdtPr>
        <w:sdtContent>
          <w:ins w:author="João Paulo" w:id="0" w:date="2023-05-06T00:05:33Z">
            <w:r w:rsidDel="00000000" w:rsidR="00000000" w:rsidRPr="00000000">
              <w:rPr>
                <w:rFonts w:ascii="Arial" w:cs="Arial" w:eastAsia="Arial" w:hAnsi="Arial"/>
                <w:sz w:val="24"/>
                <w:szCs w:val="24"/>
                <w:rtl w:val="0"/>
              </w:rPr>
              <w:t xml:space="preserve"> Tem que falar mais sobre o seu sistema aqui. Quais foram as técnicas utilizadas? utilizou dataset real?</w:t>
            </w:r>
          </w:ins>
        </w:sdtContent>
      </w:sdt>
      <w:r w:rsidDel="00000000" w:rsidR="00000000" w:rsidRPr="00000000">
        <w:rPr>
          <w:rtl w:val="0"/>
        </w:rPr>
      </w:r>
    </w:p>
    <w:p w:rsidR="00000000" w:rsidDel="00000000" w:rsidP="00000000" w:rsidRDefault="00000000" w:rsidRPr="00000000" w14:paraId="000000E7">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9">
      <w:pPr>
        <w:pStyle w:val="Heading2"/>
        <w:rPr/>
      </w:pPr>
      <w:bookmarkStart w:colFirst="0" w:colLast="0" w:name="_heading=h.6hsi6jq7n4ac" w:id="1"/>
      <w:bookmarkEnd w:id="1"/>
      <w:r w:rsidDel="00000000" w:rsidR="00000000" w:rsidRPr="00000000">
        <w:rPr>
          <w:rtl w:val="0"/>
        </w:rPr>
        <w:t xml:space="preserve">1.1 JUSTIFICATIVA</w:t>
      </w:r>
    </w:p>
    <w:p w:rsidR="00000000" w:rsidDel="00000000" w:rsidP="00000000" w:rsidRDefault="00000000" w:rsidRPr="00000000" w14:paraId="000000EA">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B">
      <w:pPr>
        <w:spacing w:after="240" w:line="360" w:lineRule="auto"/>
        <w:ind w:firstLine="709"/>
        <w:jc w:val="both"/>
        <w:rPr>
          <w:rFonts w:ascii="Arial" w:cs="Arial" w:eastAsia="Arial" w:hAnsi="Arial"/>
          <w:color w:val="000000"/>
          <w:sz w:val="24"/>
          <w:szCs w:val="24"/>
        </w:rPr>
      </w:pPr>
      <w:bookmarkStart w:colFirst="0" w:colLast="0" w:name="_heading=h.gjdgxs" w:id="2"/>
      <w:bookmarkEnd w:id="2"/>
      <w:r w:rsidDel="00000000" w:rsidR="00000000" w:rsidRPr="00000000">
        <w:rPr>
          <w:rFonts w:ascii="Arial" w:cs="Arial" w:eastAsia="Arial" w:hAnsi="Arial"/>
          <w:color w:val="000000"/>
          <w:sz w:val="24"/>
          <w:szCs w:val="24"/>
          <w:rtl w:val="0"/>
        </w:rPr>
        <w:t xml:space="preserve">Tendo em vista a evolução tecnológica do mercado </w:t>
      </w:r>
      <w:r w:rsidDel="00000000" w:rsidR="00000000" w:rsidRPr="00000000">
        <w:rPr>
          <w:rFonts w:ascii="Arial" w:cs="Arial" w:eastAsia="Arial" w:hAnsi="Arial"/>
          <w:sz w:val="24"/>
          <w:szCs w:val="24"/>
          <w:rtl w:val="0"/>
        </w:rPr>
        <w:t xml:space="preserve">cinematográfico,</w:t>
      </w:r>
      <w:r w:rsidDel="00000000" w:rsidR="00000000" w:rsidRPr="00000000">
        <w:rPr>
          <w:rFonts w:ascii="Arial" w:cs="Arial" w:eastAsia="Arial" w:hAnsi="Arial"/>
          <w:color w:val="000000"/>
          <w:sz w:val="24"/>
          <w:szCs w:val="24"/>
          <w:rtl w:val="0"/>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w:t>
      </w:r>
      <w:r w:rsidDel="00000000" w:rsidR="00000000" w:rsidRPr="00000000">
        <w:rPr>
          <w:rFonts w:ascii="Arial" w:cs="Arial" w:eastAsia="Arial" w:hAnsi="Arial"/>
          <w:sz w:val="24"/>
          <w:szCs w:val="24"/>
          <w:rtl w:val="0"/>
        </w:rPr>
        <w:t xml:space="preserve">filmes 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obras cinematográficas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causam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0EC">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na era digital vão desde a dificuldade de o sujeito escolher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encontrar novos </w:t>
      </w:r>
      <w:r w:rsidDel="00000000" w:rsidR="00000000" w:rsidRPr="00000000">
        <w:rPr>
          <w:rFonts w:ascii="Arial" w:cs="Arial" w:eastAsia="Arial" w:hAnsi="Arial"/>
          <w:sz w:val="24"/>
          <w:szCs w:val="24"/>
          <w:rtl w:val="0"/>
        </w:rPr>
        <w:t xml:space="preserve">gêneros </w:t>
      </w:r>
      <w:r w:rsidDel="00000000" w:rsidR="00000000" w:rsidRPr="00000000">
        <w:rPr>
          <w:rFonts w:ascii="Arial" w:cs="Arial" w:eastAsia="Arial" w:hAnsi="Arial"/>
          <w:color w:val="000000"/>
          <w:sz w:val="24"/>
          <w:szCs w:val="24"/>
          <w:rtl w:val="0"/>
        </w:rPr>
        <w:t xml:space="preserve">que se encaixem no seu perfil em meio a esse emaranhado de </w:t>
      </w:r>
      <w:r w:rsidDel="00000000" w:rsidR="00000000" w:rsidRPr="00000000">
        <w:rPr>
          <w:rFonts w:ascii="Arial" w:cs="Arial" w:eastAsia="Arial" w:hAnsi="Arial"/>
          <w:sz w:val="24"/>
          <w:szCs w:val="24"/>
          <w:rtl w:val="0"/>
        </w:rPr>
        <w:t xml:space="preserve">obras </w:t>
      </w:r>
      <w:r w:rsidDel="00000000" w:rsidR="00000000" w:rsidRPr="00000000">
        <w:rPr>
          <w:rFonts w:ascii="Arial" w:cs="Arial" w:eastAsia="Arial" w:hAnsi="Arial"/>
          <w:color w:val="000000"/>
          <w:sz w:val="24"/>
          <w:szCs w:val="24"/>
          <w:rtl w:val="0"/>
        </w:rPr>
        <w:t xml:space="preserve">até a demora na busca do conteúdo com informações relevantes para o seu consumo.</w:t>
      </w:r>
    </w:p>
    <w:p w:rsidR="00000000" w:rsidDel="00000000" w:rsidP="00000000" w:rsidRDefault="00000000" w:rsidRPr="00000000" w14:paraId="000000ED">
      <w:pPr>
        <w:spacing w:after="240" w:line="360" w:lineRule="auto"/>
        <w:ind w:firstLine="709"/>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w:t>
      </w:r>
      <w:r w:rsidDel="00000000" w:rsidR="00000000" w:rsidRPr="00000000">
        <w:rPr>
          <w:rFonts w:ascii="Arial" w:cs="Arial" w:eastAsia="Arial" w:hAnsi="Arial"/>
          <w:sz w:val="24"/>
          <w:szCs w:val="24"/>
          <w:rtl w:val="0"/>
        </w:rPr>
        <w:t xml:space="preserve">de filmes </w:t>
      </w:r>
      <w:r w:rsidDel="00000000" w:rsidR="00000000" w:rsidRPr="00000000">
        <w:rPr>
          <w:rFonts w:ascii="Arial" w:cs="Arial" w:eastAsia="Arial" w:hAnsi="Arial"/>
          <w:color w:val="000000"/>
          <w:sz w:val="24"/>
          <w:szCs w:val="24"/>
          <w:rtl w:val="0"/>
        </w:rPr>
        <w:t xml:space="preserve">pode impactar diretamente na experiência do usuário, pois este irá despender menos tempo para escolher </w:t>
      </w:r>
      <w:r w:rsidDel="00000000" w:rsidR="00000000" w:rsidRPr="00000000">
        <w:rPr>
          <w:rFonts w:ascii="Arial" w:cs="Arial" w:eastAsia="Arial" w:hAnsi="Arial"/>
          <w:sz w:val="24"/>
          <w:szCs w:val="24"/>
          <w:rtl w:val="0"/>
        </w:rPr>
        <w:t xml:space="preserve">os títulos mais atrativos ao seu perfil.</w:t>
      </w:r>
      <w:r w:rsidDel="00000000" w:rsidR="00000000" w:rsidRPr="00000000">
        <w:rPr>
          <w:rFonts w:ascii="Arial" w:cs="Arial" w:eastAsia="Arial" w:hAnsi="Arial"/>
          <w:color w:val="000000"/>
          <w:sz w:val="24"/>
          <w:szCs w:val="24"/>
          <w:rtl w:val="0"/>
        </w:rPr>
        <w:t xml:space="preserve"> Além de que, os sistemas de recomendação em alguns ramos podem ser bastante lucrativos quando efetivos, </w:t>
      </w:r>
      <w:r w:rsidDel="00000000" w:rsidR="00000000" w:rsidRPr="00000000">
        <w:rPr>
          <w:rFonts w:ascii="Arial" w:cs="Arial" w:eastAsia="Arial" w:hAnsi="Arial"/>
          <w:sz w:val="24"/>
          <w:szCs w:val="24"/>
          <w:rtl w:val="0"/>
        </w:rPr>
        <w:t xml:space="preserve">ou então, um modo de se destacar consideravelmente das plataformas concorrentes (ROCCA; ROCCA, 2019).</w:t>
      </w:r>
    </w:p>
    <w:p w:rsidR="00000000" w:rsidDel="00000000" w:rsidP="00000000" w:rsidRDefault="00000000" w:rsidRPr="00000000" w14:paraId="000000EE">
      <w:pPr>
        <w:spacing w:after="24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pStyle w:val="Heading2"/>
        <w:rPr/>
      </w:pPr>
      <w:bookmarkStart w:colFirst="0" w:colLast="0" w:name="_heading=h.xm971di3q24o" w:id="3"/>
      <w:bookmarkEnd w:id="3"/>
      <w:r w:rsidDel="00000000" w:rsidR="00000000" w:rsidRPr="00000000">
        <w:rPr>
          <w:rtl w:val="0"/>
        </w:rPr>
        <w:t xml:space="preserve">1.2 OBJETIVO GERAL</w:t>
      </w:r>
    </w:p>
    <w:p w:rsidR="00000000" w:rsidDel="00000000" w:rsidP="00000000" w:rsidRDefault="00000000" w:rsidRPr="00000000" w14:paraId="000000F0">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 tendo como base a análise da similaridade dos metadados que descrevem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mais </w:t>
      </w:r>
      <w:r w:rsidDel="00000000" w:rsidR="00000000" w:rsidRPr="00000000">
        <w:rPr>
          <w:rFonts w:ascii="Arial" w:cs="Arial" w:eastAsia="Arial" w:hAnsi="Arial"/>
          <w:sz w:val="24"/>
          <w:szCs w:val="24"/>
          <w:rtl w:val="0"/>
        </w:rPr>
        <w:t xml:space="preserve">apreciados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os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para gerar melhores recomendações, sendo estas personalizadas para cada usuário.</w:t>
      </w:r>
    </w:p>
    <w:p w:rsidR="00000000" w:rsidDel="00000000" w:rsidP="00000000" w:rsidRDefault="00000000" w:rsidRPr="00000000" w14:paraId="000000F1">
      <w:pPr>
        <w:pStyle w:val="Heading2"/>
        <w:rPr/>
      </w:pPr>
      <w:bookmarkStart w:colFirst="0" w:colLast="0" w:name="_heading=h.4o82vqpups4m" w:id="4"/>
      <w:bookmarkEnd w:id="4"/>
      <w:r w:rsidDel="00000000" w:rsidR="00000000" w:rsidRPr="00000000">
        <w:rPr>
          <w:rtl w:val="0"/>
        </w:rPr>
        <w:br w:type="textWrapping"/>
        <w:t xml:space="preserve">1.3 OBJETIVO ESPECÍFICOS </w:t>
      </w:r>
    </w:p>
    <w:p w:rsidR="00000000" w:rsidDel="00000000" w:rsidP="00000000" w:rsidRDefault="00000000" w:rsidRPr="00000000" w14:paraId="000000F2">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w:t>
      </w:r>
      <w:r w:rsidDel="00000000" w:rsidR="00000000" w:rsidRPr="00000000">
        <w:rPr>
          <w:rFonts w:ascii="Arial" w:cs="Arial" w:eastAsia="Arial" w:hAnsi="Arial"/>
          <w:sz w:val="24"/>
          <w:szCs w:val="24"/>
          <w:rtl w:val="0"/>
        </w:rPr>
        <w:t xml:space="preserve"> cinematográfico.</w:t>
      </w:r>
      <w:r w:rsidDel="00000000" w:rsidR="00000000" w:rsidRPr="00000000">
        <w:rPr>
          <w:rtl w:val="0"/>
        </w:rPr>
      </w:r>
    </w:p>
    <w:p w:rsidR="00000000" w:rsidDel="00000000" w:rsidP="00000000" w:rsidRDefault="00000000" w:rsidRPr="00000000" w14:paraId="000000F3">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F4">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0F5">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basead</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color w:val="000000"/>
          <w:sz w:val="24"/>
          <w:szCs w:val="24"/>
          <w:rtl w:val="0"/>
        </w:rPr>
        <w:t xml:space="preserve">s no perfil do usuário.</w:t>
      </w:r>
    </w:p>
    <w:p w:rsidR="00000000" w:rsidDel="00000000" w:rsidP="00000000" w:rsidRDefault="00000000" w:rsidRPr="00000000" w14:paraId="000000F6">
      <w:pPr>
        <w:numPr>
          <w:ilvl w:val="0"/>
          <w:numId w:val="9"/>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que utilize os critérios e métricas estabelecidos para recomendar </w:t>
      </w:r>
      <w:r w:rsidDel="00000000" w:rsidR="00000000" w:rsidRPr="00000000">
        <w:rPr>
          <w:rFonts w:ascii="Arial" w:cs="Arial" w:eastAsia="Arial" w:hAnsi="Arial"/>
          <w:sz w:val="24"/>
          <w:szCs w:val="24"/>
          <w:rtl w:val="0"/>
        </w:rPr>
        <w:t xml:space="preserve">títulos de obras cinematográficas </w:t>
      </w:r>
      <w:r w:rsidDel="00000000" w:rsidR="00000000" w:rsidRPr="00000000">
        <w:rPr>
          <w:rFonts w:ascii="Arial" w:cs="Arial" w:eastAsia="Arial" w:hAnsi="Arial"/>
          <w:color w:val="000000"/>
          <w:sz w:val="24"/>
          <w:szCs w:val="24"/>
          <w:rtl w:val="0"/>
        </w:rPr>
        <w:t xml:space="preserve">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F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F8">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F9">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FA">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FB">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C">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D">
      <w:pPr>
        <w:pStyle w:val="Heading1"/>
        <w:rPr/>
      </w:pPr>
      <w:bookmarkStart w:colFirst="0" w:colLast="0" w:name="_heading=h.74k5dmjz1nhp" w:id="5"/>
      <w:bookmarkEnd w:id="5"/>
      <w:r w:rsidDel="00000000" w:rsidR="00000000" w:rsidRPr="00000000">
        <w:rPr>
          <w:rtl w:val="0"/>
        </w:rPr>
        <w:t xml:space="preserve">2 METODOLOGIA</w:t>
      </w:r>
    </w:p>
    <w:p w:rsidR="00000000" w:rsidDel="00000000" w:rsidP="00000000" w:rsidRDefault="00000000" w:rsidRPr="00000000" w14:paraId="000000F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w:t>
      </w:r>
      <w:r w:rsidDel="00000000" w:rsidR="00000000" w:rsidRPr="00000000">
        <w:rPr>
          <w:rFonts w:ascii="Arial" w:cs="Arial" w:eastAsia="Arial" w:hAnsi="Arial"/>
          <w:sz w:val="24"/>
          <w:szCs w:val="24"/>
          <w:rtl w:val="0"/>
        </w:rPr>
        <w:t xml:space="preserve"> que</w:t>
      </w:r>
      <w:r w:rsidDel="00000000" w:rsidR="00000000" w:rsidRPr="00000000">
        <w:rPr>
          <w:rFonts w:ascii="Arial" w:cs="Arial" w:eastAsia="Arial" w:hAnsi="Arial"/>
          <w:sz w:val="24"/>
          <w:szCs w:val="24"/>
          <w:rtl w:val="0"/>
        </w:rPr>
        <w:t xml:space="preserve">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A natureza do desenvolvimento do software segue  a metodologia aplicada.</w:t>
      </w:r>
    </w:p>
    <w:p w:rsidR="00000000" w:rsidDel="00000000" w:rsidP="00000000" w:rsidRDefault="00000000" w:rsidRPr="00000000" w14:paraId="000000F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p w:rsidR="00000000" w:rsidDel="00000000" w:rsidP="00000000" w:rsidRDefault="00000000" w:rsidRPr="00000000" w14:paraId="0000010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passos para realizar o desenvolvimento desse estudo estão listados nos tópicos metodológicos apresentados a seguir:</w:t>
      </w:r>
    </w:p>
    <w:p w:rsidR="00000000" w:rsidDel="00000000" w:rsidP="00000000" w:rsidRDefault="00000000" w:rsidRPr="00000000" w14:paraId="00000101">
      <w:pPr>
        <w:numPr>
          <w:ilvl w:val="0"/>
          <w:numId w:val="8"/>
        </w:numPr>
        <w:spacing w:after="0" w:line="360" w:lineRule="auto"/>
        <w:ind w:left="1429"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Revisão bibliográfica:</w:t>
      </w:r>
      <w:r w:rsidDel="00000000" w:rsidR="00000000" w:rsidRPr="00000000">
        <w:rPr>
          <w:rFonts w:ascii="Arial" w:cs="Arial" w:eastAsia="Arial" w:hAnsi="Arial"/>
          <w:sz w:val="24"/>
          <w:szCs w:val="24"/>
          <w:rtl w:val="0"/>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rsidR="00000000" w:rsidDel="00000000" w:rsidP="00000000" w:rsidRDefault="00000000" w:rsidRPr="00000000" w14:paraId="00000102">
      <w:pPr>
        <w:numPr>
          <w:ilvl w:val="0"/>
          <w:numId w:val="8"/>
        </w:numPr>
        <w:spacing w:after="0" w:line="360" w:lineRule="auto"/>
        <w:ind w:left="1429"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Definição do Dataset: </w:t>
      </w:r>
      <w:r w:rsidDel="00000000" w:rsidR="00000000" w:rsidRPr="00000000">
        <w:rPr>
          <w:rFonts w:ascii="Arial" w:cs="Arial" w:eastAsia="Arial" w:hAnsi="Arial"/>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103">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Limpeza e análise do Dataset: </w:t>
      </w:r>
      <w:r w:rsidDel="00000000" w:rsidR="00000000" w:rsidRPr="00000000">
        <w:rPr>
          <w:rFonts w:ascii="Arial" w:cs="Arial" w:eastAsia="Arial" w:hAnsi="Arial"/>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sz w:val="24"/>
          <w:szCs w:val="24"/>
          <w:rtl w:val="0"/>
        </w:rPr>
        <w:t xml:space="preserve"> outliers, valores nulos ou duplicados) que prejudiquem no processo de análise do Dataset, em seguida será feita uma análise do Dataset.</w:t>
      </w:r>
    </w:p>
    <w:p w:rsidR="00000000" w:rsidDel="00000000" w:rsidP="00000000" w:rsidRDefault="00000000" w:rsidRPr="00000000" w14:paraId="00000104">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Modelagem do sistema de recomendação: </w:t>
      </w:r>
      <w:r w:rsidDel="00000000" w:rsidR="00000000" w:rsidRPr="00000000">
        <w:rPr>
          <w:rFonts w:ascii="Arial" w:cs="Arial" w:eastAsia="Arial" w:hAnsi="Arial"/>
          <w:sz w:val="24"/>
          <w:szCs w:val="24"/>
          <w:rtl w:val="0"/>
        </w:rPr>
        <w:t xml:space="preserve">por conseguinte será iniciado o processo de modelagem e desenvolvimento do sistema de recomendação.</w:t>
      </w:r>
    </w:p>
    <w:p w:rsidR="00000000" w:rsidDel="00000000" w:rsidP="00000000" w:rsidRDefault="00000000" w:rsidRPr="00000000" w14:paraId="00000105">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Treinamento de algoritmos de classificação: </w:t>
      </w:r>
      <w:r w:rsidDel="00000000" w:rsidR="00000000" w:rsidRPr="00000000">
        <w:rPr>
          <w:rFonts w:ascii="Arial" w:cs="Arial" w:eastAsia="Arial" w:hAnsi="Arial"/>
          <w:sz w:val="24"/>
          <w:szCs w:val="24"/>
          <w:rtl w:val="0"/>
        </w:rPr>
        <w:t xml:space="preserve">os algoritmos de classificação precisam ser ajustados de acordo com os dados, eles precisam ser treinados, para entender os padrões e poder classificá-los.</w:t>
      </w:r>
    </w:p>
    <w:p w:rsidR="00000000" w:rsidDel="00000000" w:rsidP="00000000" w:rsidRDefault="00000000" w:rsidRPr="00000000" w14:paraId="00000106">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Personalização do sistema de recomendação: </w:t>
      </w:r>
      <w:r w:rsidDel="00000000" w:rsidR="00000000" w:rsidRPr="00000000">
        <w:rPr>
          <w:rFonts w:ascii="Arial" w:cs="Arial" w:eastAsia="Arial" w:hAnsi="Arial"/>
          <w:sz w:val="24"/>
          <w:szCs w:val="24"/>
          <w:rtl w:val="0"/>
        </w:rPr>
        <w:t xml:space="preserve">processo de personalização do sistema de recomendação com o algoritmo de classificação treinado.</w:t>
      </w:r>
    </w:p>
    <w:p w:rsidR="00000000" w:rsidDel="00000000" w:rsidP="00000000" w:rsidRDefault="00000000" w:rsidRPr="00000000" w14:paraId="0000010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pStyle w:val="Heading2"/>
        <w:rPr/>
      </w:pPr>
      <w:bookmarkStart w:colFirst="0" w:colLast="0" w:name="_heading=h.w6y1bdxuq4uh" w:id="6"/>
      <w:bookmarkEnd w:id="6"/>
      <w:r w:rsidDel="00000000" w:rsidR="00000000" w:rsidRPr="00000000">
        <w:rPr>
          <w:rtl w:val="0"/>
        </w:rPr>
        <w:t xml:space="preserve">2.1 DATASETS</w:t>
      </w:r>
      <w:r w:rsidDel="00000000" w:rsidR="00000000" w:rsidRPr="00000000">
        <w:rPr>
          <w:rtl w:val="0"/>
        </w:rPr>
      </w:r>
    </w:p>
    <w:p w:rsidR="00000000" w:rsidDel="00000000" w:rsidP="00000000" w:rsidRDefault="00000000" w:rsidRPr="00000000" w14:paraId="0000010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do sistema de recomendação o presente estudo fez uso do conjunto de dados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para análise e construção do sistema de recomendação.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é uma fonte abrangente de dados relacionados a filmes compilados por Rounak Banik e disponibilizados no Kaggle</w:t>
      </w:r>
      <w:sdt>
        <w:sdtPr>
          <w:tag w:val="goog_rdk_1"/>
        </w:sdtPr>
        <w:sdtContent>
          <w:ins w:author="João Paulo" w:id="1" w:date="2023-04-19T14:34:14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Essa fonte de dados foi criada a partir de dados do Dataset </w:t>
      </w:r>
      <w:r w:rsidDel="00000000" w:rsidR="00000000" w:rsidRPr="00000000">
        <w:rPr>
          <w:rFonts w:ascii="Arial" w:cs="Arial" w:eastAsia="Arial" w:hAnsi="Arial"/>
          <w:i w:val="1"/>
          <w:sz w:val="24"/>
          <w:szCs w:val="24"/>
          <w:rtl w:val="0"/>
        </w:rPr>
        <w:t xml:space="preserve">MovieLens </w:t>
      </w:r>
      <w:r w:rsidDel="00000000" w:rsidR="00000000" w:rsidRPr="00000000">
        <w:rPr>
          <w:rFonts w:ascii="Arial" w:cs="Arial" w:eastAsia="Arial" w:hAnsi="Arial"/>
          <w:sz w:val="24"/>
          <w:szCs w:val="24"/>
          <w:rtl w:val="0"/>
        </w:rPr>
        <w:t xml:space="preserve">que é uma base de dados de acesso gratuita e pública mantido pelo GroupLens e utilizada em estudos anteriores, incluindo os trabalhos de </w:t>
      </w:r>
      <w:sdt>
        <w:sdtPr>
          <w:tag w:val="goog_rdk_2"/>
        </w:sdtPr>
        <w:sdtContent>
          <w:commentRangeStart w:id="0"/>
        </w:sdtContent>
      </w:sdt>
      <w:r w:rsidDel="00000000" w:rsidR="00000000" w:rsidRPr="00000000">
        <w:rPr>
          <w:rFonts w:ascii="Arial" w:cs="Arial" w:eastAsia="Arial" w:hAnsi="Arial"/>
          <w:sz w:val="24"/>
          <w:szCs w:val="24"/>
          <w:rtl w:val="0"/>
        </w:rPr>
        <w:t xml:space="preserve">Silva (2021), Steck (2018) e Kaya e Bridge (2019).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contém uma vasta gama de informações sobre filmes, </w:t>
      </w:r>
      <w:r w:rsidDel="00000000" w:rsidR="00000000" w:rsidRPr="00000000">
        <w:rPr>
          <w:rFonts w:ascii="Arial" w:cs="Arial" w:eastAsia="Arial" w:hAnsi="Arial"/>
          <w:sz w:val="24"/>
          <w:szCs w:val="24"/>
          <w:rtl w:val="0"/>
        </w:rPr>
        <w:t xml:space="preserve">incluindo detalhes sobre títulos, elenco, equipes de produção, gêneros, sinopses, datas de lançamento, idiomas, contagem de votos TMDB, médias de votos, avaliações de usuários, dados de palavras-chave, tags, links para informações em outras bases e muito mais. A base de dados </w:t>
      </w:r>
      <w:r w:rsidDel="00000000" w:rsidR="00000000" w:rsidRPr="00000000">
        <w:rPr>
          <w:rFonts w:ascii="Arial" w:cs="Arial" w:eastAsia="Arial" w:hAnsi="Arial"/>
          <w:sz w:val="24"/>
          <w:szCs w:val="24"/>
          <w:rtl w:val="0"/>
        </w:rPr>
        <w:t xml:space="preserve"> foi coletada do site de competição Kaggle </w:t>
      </w:r>
      <w:r w:rsidDel="00000000" w:rsidR="00000000" w:rsidRPr="00000000">
        <w:rPr>
          <w:rFonts w:ascii="Arial" w:cs="Arial" w:eastAsia="Arial" w:hAnsi="Arial"/>
          <w:sz w:val="24"/>
          <w:szCs w:val="24"/>
          <w:rtl w:val="0"/>
        </w:rPr>
        <w:t xml:space="preserve">(</w:t>
      </w:r>
      <w:sdt>
        <w:sdtPr>
          <w:tag w:val="goog_rdk_3"/>
        </w:sdtPr>
        <w:sdtContent>
          <w:del w:author="João Paulo" w:id="2" w:date="2023-04-19T14:35:05Z">
            <w:r w:rsidDel="00000000" w:rsidR="00000000" w:rsidRPr="00000000">
              <w:rPr>
                <w:rFonts w:ascii="Arial" w:cs="Arial" w:eastAsia="Arial" w:hAnsi="Arial"/>
                <w:sz w:val="24"/>
                <w:szCs w:val="24"/>
                <w:rtl w:val="0"/>
              </w:rPr>
              <w:delText xml:space="preserve">https://www.kaggle.com/datasets/rounakbanik/the-movies-dataset</w:delText>
            </w:r>
          </w:del>
        </w:sdtContent>
      </w:sdt>
      <w:sdt>
        <w:sdtPr>
          <w:tag w:val="goog_rdk_4"/>
        </w:sdtPr>
        <w:sdtContent>
          <w:ins w:author="João Paulo" w:id="2" w:date="2023-04-19T14:35:05Z">
            <w:r w:rsidDel="00000000" w:rsidR="00000000" w:rsidRPr="00000000">
              <w:fldChar w:fldCharType="begin"/>
            </w:r>
            <w:r w:rsidDel="00000000" w:rsidR="00000000" w:rsidRPr="00000000">
              <w:instrText xml:space="preserve">HYPERLINK "https://www.kaggle.com/datasets/rounakbanik/the-movies-dataset"</w:instrText>
            </w:r>
            <w:r w:rsidDel="00000000" w:rsidR="00000000" w:rsidRPr="00000000">
              <w:fldChar w:fldCharType="separate"/>
            </w:r>
            <w:r w:rsidDel="00000000" w:rsidR="00000000" w:rsidRPr="00000000">
              <w:rPr>
                <w:rFonts w:ascii="Arial" w:cs="Arial" w:eastAsia="Arial" w:hAnsi="Arial"/>
                <w:color w:val="1155cc"/>
                <w:sz w:val="24"/>
                <w:szCs w:val="24"/>
                <w:u w:val="single"/>
                <w:rtl w:val="0"/>
              </w:rPr>
              <w:t xml:space="preserve">https://www.kaggle.com/datasets/rounakbanik/the-movies-dataset</w:t>
            </w:r>
            <w:r w:rsidDel="00000000" w:rsidR="00000000" w:rsidRPr="00000000">
              <w:fldChar w:fldCharType="end"/>
            </w:r>
          </w:ins>
        </w:sdtContent>
      </w:sdt>
      <w:r w:rsidDel="00000000" w:rsidR="00000000" w:rsidRPr="00000000">
        <w:rPr>
          <w:rFonts w:ascii="Arial" w:cs="Arial" w:eastAsia="Arial" w:hAnsi="Arial"/>
          <w:sz w:val="24"/>
          <w:szCs w:val="24"/>
          <w:rtl w:val="0"/>
        </w:rPr>
        <w:t xml:space="preserve">) que </w:t>
      </w:r>
      <w:r w:rsidDel="00000000" w:rsidR="00000000" w:rsidRPr="00000000">
        <w:rPr>
          <w:rFonts w:ascii="Arial" w:cs="Arial" w:eastAsia="Arial" w:hAnsi="Arial"/>
          <w:sz w:val="24"/>
          <w:szCs w:val="24"/>
          <w:rtl w:val="0"/>
        </w:rPr>
        <w:t xml:space="preserve">oferece um rico conjunto de informações interessantes para pesquisas como: </w:t>
      </w:r>
      <w:r w:rsidDel="00000000" w:rsidR="00000000" w:rsidRPr="00000000">
        <w:rPr>
          <w:rFonts w:ascii="Arial" w:cs="Arial" w:eastAsia="Arial" w:hAnsi="Arial"/>
          <w:sz w:val="24"/>
          <w:szCs w:val="24"/>
          <w:rtl w:val="0"/>
        </w:rPr>
        <w:t xml:space="preserve">análises exploratórias, estudos de mercado, recomendação de filmes e muitas outras aplicações de pesquisa científica no campo de cinema e indústria cinematográfica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é apresentada em formato CSV (</w:t>
      </w:r>
      <w:r w:rsidDel="00000000" w:rsidR="00000000" w:rsidRPr="00000000">
        <w:rPr>
          <w:rFonts w:ascii="Arial" w:cs="Arial" w:eastAsia="Arial" w:hAnsi="Arial"/>
          <w:sz w:val="24"/>
          <w:szCs w:val="24"/>
          <w:rtl w:val="0"/>
        </w:rPr>
        <w:t xml:space="preserve">Comma-separated values - </w:t>
      </w:r>
      <w:r w:rsidDel="00000000" w:rsidR="00000000" w:rsidRPr="00000000">
        <w:rPr>
          <w:rFonts w:ascii="Arial" w:cs="Arial" w:eastAsia="Arial" w:hAnsi="Arial"/>
          <w:sz w:val="24"/>
          <w:szCs w:val="24"/>
          <w:rtl w:val="0"/>
        </w:rPr>
        <w:t xml:space="preserve">valores separados por vírgulas</w:t>
      </w:r>
      <w:r w:rsidDel="00000000" w:rsidR="00000000" w:rsidRPr="00000000">
        <w:rPr>
          <w:rFonts w:ascii="Arial" w:cs="Arial" w:eastAsia="Arial" w:hAnsi="Arial"/>
          <w:sz w:val="24"/>
          <w:szCs w:val="24"/>
          <w:rtl w:val="0"/>
        </w:rPr>
        <w:t xml:space="preserve">) e é composta por vários arquivos, cada um contendo informações específicas sobre diferentes aspectos e características dos filmes. </w:t>
      </w:r>
      <w:r w:rsidDel="00000000" w:rsidR="00000000" w:rsidRPr="00000000">
        <w:rPr>
          <w:rFonts w:ascii="Arial" w:cs="Arial" w:eastAsia="Arial" w:hAnsi="Arial"/>
          <w:sz w:val="24"/>
          <w:szCs w:val="24"/>
          <w:rtl w:val="0"/>
        </w:rPr>
        <w:t xml:space="preserve">O conjunto de dados é composto por filmes que foram lançados até </w:t>
      </w:r>
      <w:sdt>
        <w:sdtPr>
          <w:tag w:val="goog_rdk_5"/>
        </w:sdtPr>
        <w:sdtContent>
          <w:commentRangeStart w:id="1"/>
        </w:sdtContent>
      </w:sdt>
      <w:r w:rsidDel="00000000" w:rsidR="00000000" w:rsidRPr="00000000">
        <w:rPr>
          <w:rFonts w:ascii="Arial" w:cs="Arial" w:eastAsia="Arial" w:hAnsi="Arial"/>
          <w:sz w:val="24"/>
          <w:szCs w:val="24"/>
          <w:rtl w:val="0"/>
        </w:rPr>
        <w:t xml:space="preserve">julho de 2017</w:t>
      </w:r>
      <w:commentRangeEnd w:id="1"/>
      <w:r w:rsidDel="00000000" w:rsidR="00000000" w:rsidRPr="00000000">
        <w:commentReference w:id="1"/>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é dividido em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b w:val="1"/>
          <w:sz w:val="24"/>
          <w:szCs w:val="24"/>
          <w:rtl w:val="0"/>
        </w:rPr>
        <w:t xml:space="preserve"> The Small 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é o conjunto de dados completo que consiste em </w:t>
      </w:r>
      <w:sdt>
        <w:sdtPr>
          <w:tag w:val="goog_rdk_6"/>
        </w:sdtPr>
        <w:sdtContent>
          <w:commentRangeStart w:id="2"/>
        </w:sdtContent>
      </w:sdt>
      <w:sdt>
        <w:sdtPr>
          <w:tag w:val="goog_rdk_7"/>
        </w:sdtPr>
        <w:sdtContent>
          <w:commentRangeStart w:id="3"/>
        </w:sdtContent>
      </w:sdt>
      <w:r w:rsidDel="00000000" w:rsidR="00000000" w:rsidRPr="00000000">
        <w:rPr>
          <w:rFonts w:ascii="Arial" w:cs="Arial" w:eastAsia="Arial" w:hAnsi="Arial"/>
          <w:sz w:val="24"/>
          <w:szCs w:val="24"/>
          <w:rtl w:val="0"/>
        </w:rPr>
        <w:t xml:space="preserve">mais </w:t>
      </w:r>
      <w:commentRangeEnd w:id="2"/>
      <w:r w:rsidDel="00000000" w:rsidR="00000000" w:rsidRPr="00000000">
        <w:commentReference w:id="2"/>
      </w:r>
      <w:commentRangeEnd w:id="3"/>
      <w:r w:rsidDel="00000000" w:rsidR="00000000" w:rsidRPr="00000000">
        <w:commentReference w:id="3"/>
      </w:r>
      <w:r w:rsidDel="00000000" w:rsidR="00000000" w:rsidRPr="00000000">
        <w:rPr>
          <w:rFonts w:ascii="Arial" w:cs="Arial" w:eastAsia="Arial" w:hAnsi="Arial"/>
          <w:sz w:val="24"/>
          <w:szCs w:val="24"/>
          <w:rtl w:val="0"/>
        </w:rPr>
        <w:t xml:space="preserve">de  </w:t>
      </w:r>
      <w:r w:rsidDel="00000000" w:rsidR="00000000" w:rsidRPr="00000000">
        <w:rPr>
          <w:rFonts w:ascii="Arial" w:cs="Arial" w:eastAsia="Arial" w:hAnsi="Arial"/>
          <w:sz w:val="24"/>
          <w:szCs w:val="24"/>
          <w:rtl w:val="0"/>
        </w:rPr>
        <w:t xml:space="preserve">26.000.000 classificações fornecidas por mais de 270.000 usuários para os mais de 45.000 filmes.</w:t>
      </w:r>
      <w:r w:rsidDel="00000000" w:rsidR="00000000" w:rsidRPr="00000000">
        <w:rPr>
          <w:rFonts w:ascii="Arial" w:cs="Arial" w:eastAsia="Arial" w:hAnsi="Arial"/>
          <w:sz w:val="24"/>
          <w:szCs w:val="24"/>
          <w:rtl w:val="0"/>
        </w:rPr>
        <w:t xml:space="preserve"> Já 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é um subconjunto composto por mais 100.000 classificações a 9.066 filmes, </w:t>
      </w:r>
      <w:r w:rsidDel="00000000" w:rsidR="00000000" w:rsidRPr="00000000">
        <w:rPr>
          <w:rFonts w:ascii="Arial" w:cs="Arial" w:eastAsia="Arial" w:hAnsi="Arial"/>
          <w:sz w:val="24"/>
          <w:szCs w:val="24"/>
          <w:rtl w:val="0"/>
        </w:rPr>
        <w:t xml:space="preserve">provenientes de cerca de 700 usuários</w:t>
      </w:r>
      <w:r w:rsidDel="00000000" w:rsidR="00000000" w:rsidRPr="00000000">
        <w:rPr>
          <w:rFonts w:ascii="Arial" w:cs="Arial" w:eastAsia="Arial" w:hAnsi="Arial"/>
          <w:sz w:val="24"/>
          <w:szCs w:val="24"/>
          <w:rtl w:val="0"/>
        </w:rPr>
        <w:t xml:space="preserve">. Para o desenvolvimento deste trabalho foram utilizados todos os arquivos do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e os arquivos de palavras-chave e créditos do </w:t>
      </w:r>
      <w:r w:rsidDel="00000000" w:rsidR="00000000" w:rsidRPr="00000000">
        <w:rPr>
          <w:rFonts w:ascii="Arial" w:cs="Arial" w:eastAsia="Arial" w:hAnsi="Arial"/>
          <w:b w:val="1"/>
          <w:sz w:val="24"/>
          <w:szCs w:val="24"/>
          <w:rtl w:val="0"/>
        </w:rPr>
        <w:t xml:space="preserve">The Full</w:t>
      </w:r>
      <w:r w:rsidDel="00000000" w:rsidR="00000000" w:rsidRPr="00000000">
        <w:rPr>
          <w:rFonts w:ascii="Arial" w:cs="Arial" w:eastAsia="Arial" w:hAnsi="Arial"/>
          <w:sz w:val="24"/>
          <w:szCs w:val="24"/>
          <w:rtl w:val="0"/>
        </w:rPr>
        <w:t xml:space="preserve"> Dataset pois esses não possuíam um subconjunto menor. Logo abaixo são listadas informações sobre cada D</w:t>
      </w:r>
      <w:r w:rsidDel="00000000" w:rsidR="00000000" w:rsidRPr="00000000">
        <w:rPr>
          <w:rFonts w:ascii="Arial" w:cs="Arial" w:eastAsia="Arial" w:hAnsi="Arial"/>
          <w:sz w:val="24"/>
          <w:szCs w:val="24"/>
          <w:rtl w:val="0"/>
        </w:rPr>
        <w:t xml:space="preserve">ataset</w:t>
      </w:r>
      <w:r w:rsidDel="00000000" w:rsidR="00000000" w:rsidRPr="00000000">
        <w:rPr>
          <w:rFonts w:ascii="Arial" w:cs="Arial" w:eastAsia="Arial" w:hAnsi="Arial"/>
          <w:sz w:val="24"/>
          <w:szCs w:val="24"/>
          <w:rtl w:val="0"/>
        </w:rPr>
        <w:t xml:space="preserve"> utilizado no trabalho.</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movies_metadata: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informações gerais sobre os filmes, tais como título, gênero, sinopse, idioma, país de origem, orçamento, receita e diversas outras informações relevantes. Além disso, ele traz detalhes sobre as empresas envolvidas e países de produção. Contém informações de mais de 45.000 filmes.</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credits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contém palavras-chave associadas a cada filme, que podem ser usadas para descrever os temas ou os assuntos abordados nos filmes. Essas informações estão presentes na forma de uma string JSON codificada.</w:t>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 contém uma seleção de 9.000 filmes e apresenta informações relativas à identificação de filmes em outros sites de filmes, tais como o ID do IMDB (do Internet Movie Database), o ID do </w:t>
      </w:r>
      <w:r w:rsidDel="00000000" w:rsidR="00000000" w:rsidRPr="00000000">
        <w:rPr>
          <w:rFonts w:ascii="Arial" w:cs="Arial" w:eastAsia="Arial" w:hAnsi="Arial"/>
          <w:sz w:val="24"/>
          <w:szCs w:val="24"/>
          <w:rtl w:val="0"/>
        </w:rPr>
        <w:t xml:space="preserve">TMDB</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The Movie Database</w:t>
      </w:r>
      <w:r w:rsidDel="00000000" w:rsidR="00000000" w:rsidRPr="00000000">
        <w:rPr>
          <w:rFonts w:ascii="Arial" w:cs="Arial" w:eastAsia="Arial" w:hAnsi="Arial"/>
          <w:sz w:val="24"/>
          <w:szCs w:val="24"/>
          <w:rtl w:val="0"/>
        </w:rPr>
        <w:t xml:space="preserve">) e o ID do filme no site MovieLens.</w:t>
      </w:r>
    </w:p>
    <w:p w:rsidR="00000000" w:rsidDel="00000000" w:rsidP="00000000" w:rsidRDefault="00000000" w:rsidRPr="00000000" w14:paraId="000001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ratings_small.csv: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uma s</w:t>
      </w:r>
      <w:r w:rsidDel="00000000" w:rsidR="00000000" w:rsidRPr="00000000">
        <w:rPr>
          <w:rFonts w:ascii="Arial" w:cs="Arial" w:eastAsia="Arial" w:hAnsi="Arial"/>
          <w:sz w:val="24"/>
          <w:szCs w:val="24"/>
          <w:rtl w:val="0"/>
        </w:rPr>
        <w:t xml:space="preserve">eleção de mais de 100.000 avaliações, provenientes de cerca de 700 usuários e contém avaliações de usuários para os filmes, incluindo o ID do usuário, o ID do filme, a classificação atribuída pelo usuário e o horário em que a avaliação foi feita.</w:t>
      </w:r>
      <w:r w:rsidDel="00000000" w:rsidR="00000000" w:rsidRPr="00000000">
        <w:rPr>
          <w:rtl w:val="0"/>
        </w:rPr>
      </w:r>
    </w:p>
    <w:p w:rsidR="00000000" w:rsidDel="00000000" w:rsidP="00000000" w:rsidRDefault="00000000" w:rsidRPr="00000000" w14:paraId="0000011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bases de dados brutas passaram por um pré-processamento, durante o qual uma sequência de transformações foi aplicada, com o objetivo de torná-las mais limpas e passíveis de filtragem. A Figura 1 demonstra a sequência de etapas realizadas durante o pré-processamento.</w:t>
      </w:r>
    </w:p>
    <w:p w:rsidR="00000000" w:rsidDel="00000000" w:rsidP="00000000" w:rsidRDefault="00000000" w:rsidRPr="00000000" w14:paraId="0000011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Sequência de etapas do pré-processamento </w:t>
      </w:r>
    </w:p>
    <w:p w:rsidR="00000000" w:rsidDel="00000000" w:rsidP="00000000" w:rsidRDefault="00000000" w:rsidRPr="00000000" w14:paraId="00000118">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34000" cy="1876447"/>
            <wp:effectExtent b="0" l="0" r="0" t="0"/>
            <wp:docPr id="10" name="image2.png"/>
            <a:graphic>
              <a:graphicData uri="http://schemas.openxmlformats.org/drawingml/2006/picture">
                <pic:pic>
                  <pic:nvPicPr>
                    <pic:cNvPr id="0" name="image2.png"/>
                    <pic:cNvPicPr preferRelativeResize="0"/>
                  </pic:nvPicPr>
                  <pic:blipFill>
                    <a:blip r:embed="rId12"/>
                    <a:srcRect b="17887" l="2436" r="4982" t="8318"/>
                    <a:stretch>
                      <a:fillRect/>
                    </a:stretch>
                  </pic:blipFill>
                  <pic:spPr>
                    <a:xfrm>
                      <a:off x="0" y="0"/>
                      <a:ext cx="5334000" cy="1876447"/>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Fonte: Autor</w:t>
      </w:r>
    </w:p>
    <w:p w:rsidR="00000000" w:rsidDel="00000000" w:rsidP="00000000" w:rsidRDefault="00000000" w:rsidRPr="00000000" w14:paraId="0000011A">
      <w:pPr>
        <w:spacing w:after="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é uma etapa muito importante, pois envolve a preparação dos dados para qualquer projeto que envolva análise de dados, além de ser uma etapa fundamental para garantir a qualidade dos dados e reduzir erros na análise</w:t>
      </w:r>
      <w:sdt>
        <w:sdtPr>
          <w:tag w:val="goog_rdk_8"/>
        </w:sdtPr>
        <w:sdtContent>
          <w:ins w:author="João Paulo" w:id="3" w:date="2023-04-19T14:42:02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A seguir estão listadas algumas etapas de preparação dos dados utilizadas nesse projeto:</w:t>
      </w:r>
    </w:p>
    <w:p w:rsidR="00000000" w:rsidDel="00000000" w:rsidP="00000000" w:rsidRDefault="00000000" w:rsidRPr="00000000" w14:paraId="0000011C">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Organização na forma da apresentação dos dados da coluna de gêneros dos filmes.</w:t>
      </w:r>
      <w:sdt>
        <w:sdtPr>
          <w:tag w:val="goog_rdk_9"/>
        </w:sdtPr>
        <w:sdtContent>
          <w:ins w:author="João Paulo" w:id="4" w:date="2023-04-19T14:43:18Z">
            <w:r w:rsidDel="00000000" w:rsidR="00000000" w:rsidRPr="00000000">
              <w:rPr>
                <w:rFonts w:ascii="Arial" w:cs="Arial" w:eastAsia="Arial" w:hAnsi="Arial"/>
                <w:sz w:val="24"/>
                <w:szCs w:val="24"/>
                <w:rtl w:val="0"/>
              </w:rPr>
              <w:t xml:space="preserve"> (exemplo: era “assim foi para assim”)</w:t>
            </w:r>
          </w:ins>
        </w:sdtContent>
      </w:sdt>
      <w:r w:rsidDel="00000000" w:rsidR="00000000" w:rsidRPr="00000000">
        <w:rPr>
          <w:rtl w:val="0"/>
        </w:rPr>
      </w:r>
    </w:p>
    <w:p w:rsidR="00000000" w:rsidDel="00000000" w:rsidP="00000000" w:rsidRDefault="00000000" w:rsidRPr="00000000" w14:paraId="0000011D">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Criação de uma coluna que possua o dado do ano de lançamento do filme.</w:t>
      </w:r>
      <w:sdt>
        <w:sdtPr>
          <w:tag w:val="goog_rdk_10"/>
        </w:sdtPr>
        <w:sdtContent>
          <w:ins w:author="João Paulo" w:id="5" w:date="2023-04-19T14:43:51Z">
            <w:r w:rsidDel="00000000" w:rsidR="00000000" w:rsidRPr="00000000">
              <w:rPr>
                <w:rFonts w:ascii="Arial" w:cs="Arial" w:eastAsia="Arial" w:hAnsi="Arial"/>
                <w:sz w:val="24"/>
                <w:szCs w:val="24"/>
                <w:rtl w:val="0"/>
              </w:rPr>
              <w:t xml:space="preserve">Acrescentar de onde foi </w:t>
            </w:r>
            <w:r w:rsidDel="00000000" w:rsidR="00000000" w:rsidRPr="00000000">
              <w:rPr>
                <w:rFonts w:ascii="Arial" w:cs="Arial" w:eastAsia="Arial" w:hAnsi="Arial"/>
                <w:sz w:val="24"/>
                <w:szCs w:val="24"/>
                <w:rtl w:val="0"/>
              </w:rPr>
              <w:t xml:space="preserve">extraída</w:t>
            </w:r>
            <w:r w:rsidDel="00000000" w:rsidR="00000000" w:rsidRPr="00000000">
              <w:rPr>
                <w:rFonts w:ascii="Arial" w:cs="Arial" w:eastAsia="Arial" w:hAnsi="Arial"/>
                <w:sz w:val="24"/>
                <w:szCs w:val="24"/>
                <w:rtl w:val="0"/>
              </w:rPr>
              <w:t xml:space="preserve"> este ano</w:t>
            </w:r>
          </w:ins>
        </w:sdtContent>
      </w:sdt>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E">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Foram removidas as linhas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19730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29503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35587</w:t>
      </w:r>
      <w:r w:rsidDel="00000000" w:rsidR="00000000" w:rsidRPr="00000000">
        <w:rPr>
          <w:rFonts w:ascii="Arial" w:cs="Arial" w:eastAsia="Arial" w:hAnsi="Arial"/>
          <w:sz w:val="24"/>
          <w:szCs w:val="24"/>
          <w:rtl w:val="0"/>
        </w:rPr>
        <w:t xml:space="preserve">], pois possuíam </w:t>
      </w:r>
      <w:r w:rsidDel="00000000" w:rsidR="00000000" w:rsidRPr="00000000">
        <w:rPr>
          <w:rFonts w:ascii="Arial" w:cs="Arial" w:eastAsia="Arial" w:hAnsi="Arial"/>
          <w:sz w:val="24"/>
          <w:szCs w:val="24"/>
          <w:rtl w:val="0"/>
        </w:rPr>
        <w:t xml:space="preserve"> dados mal formatados dos filmes (ex. </w:t>
      </w:r>
      <w:r w:rsidDel="00000000" w:rsidR="00000000" w:rsidRPr="00000000">
        <w:rPr>
          <w:rFonts w:ascii="Arial" w:cs="Arial" w:eastAsia="Arial" w:hAnsi="Arial"/>
          <w:sz w:val="24"/>
          <w:szCs w:val="24"/>
          <w:rtl w:val="0"/>
        </w:rPr>
        <w:t xml:space="preserve">linhas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onde foi inserido id no atributo data, além de valores ausentes nos demais atributos).</w:t>
      </w:r>
    </w:p>
    <w:p w:rsidR="00000000" w:rsidDel="00000000" w:rsidP="00000000" w:rsidRDefault="00000000" w:rsidRPr="00000000" w14:paraId="0000011F">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Atribuição de tipos de dados corretos as colunas.</w:t>
      </w:r>
      <w:sdt>
        <w:sdtPr>
          <w:tag w:val="goog_rdk_11"/>
        </w:sdtPr>
        <w:sdtContent>
          <w:ins w:author="João Paulo" w:id="6" w:date="2023-04-19T14:44:46Z">
            <w:r w:rsidDel="00000000" w:rsidR="00000000" w:rsidRPr="00000000">
              <w:rPr>
                <w:rFonts w:ascii="Arial" w:cs="Arial" w:eastAsia="Arial" w:hAnsi="Arial"/>
                <w:sz w:val="24"/>
                <w:szCs w:val="24"/>
                <w:rtl w:val="0"/>
              </w:rPr>
              <w:t xml:space="preserve"> (exemplo)</w:t>
            </w:r>
          </w:ins>
        </w:sdtContent>
      </w:sdt>
      <w:r w:rsidDel="00000000" w:rsidR="00000000" w:rsidRPr="00000000">
        <w:rPr>
          <w:rtl w:val="0"/>
        </w:rPr>
      </w:r>
    </w:p>
    <w:p w:rsidR="00000000" w:rsidDel="00000000" w:rsidP="00000000" w:rsidRDefault="00000000" w:rsidRPr="00000000" w14:paraId="00000120">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linhas duplicadas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filmes. </w:t>
      </w:r>
    </w:p>
    <w:p w:rsidR="00000000" w:rsidDel="00000000" w:rsidP="00000000" w:rsidRDefault="00000000" w:rsidRPr="00000000" w14:paraId="00000121">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Filtragem dos filmes com base nos dados do Dataset de </w:t>
      </w: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w:t>
      </w:r>
      <w:sdt>
        <w:sdtPr>
          <w:tag w:val="goog_rdk_12"/>
        </w:sdtPr>
        <w:sdtContent>
          <w:ins w:author="João Paulo" w:id="7" w:date="2023-04-19T14:45:02Z">
            <w:r w:rsidDel="00000000" w:rsidR="00000000" w:rsidRPr="00000000">
              <w:rPr>
                <w:rFonts w:ascii="Arial" w:cs="Arial" w:eastAsia="Arial" w:hAnsi="Arial"/>
                <w:sz w:val="24"/>
                <w:szCs w:val="24"/>
                <w:rtl w:val="0"/>
              </w:rPr>
              <w:t xml:space="preserve">Explicar melhor o que significa filtrar nesse contexto e o motivo que levou a fazê-la</w:t>
            </w:r>
          </w:ins>
        </w:sdtContent>
      </w:sdt>
      <w:r w:rsidDel="00000000" w:rsidR="00000000" w:rsidRPr="00000000">
        <w:rPr>
          <w:rtl w:val="0"/>
        </w:rPr>
      </w:r>
    </w:p>
    <w:p w:rsidR="00000000" w:rsidDel="00000000" w:rsidP="00000000" w:rsidRDefault="00000000" w:rsidRPr="00000000" w14:paraId="00000122">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spacing w:after="0" w:line="360" w:lineRule="auto"/>
        <w:ind w:firstLine="709"/>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 </w:t>
      </w:r>
      <w:r w:rsidDel="00000000" w:rsidR="00000000" w:rsidRPr="00000000">
        <w:rPr>
          <w:rtl w:val="0"/>
        </w:rPr>
      </w:r>
    </w:p>
    <w:p w:rsidR="00000000" w:rsidDel="00000000" w:rsidP="00000000" w:rsidRDefault="00000000" w:rsidRPr="00000000" w14:paraId="00000124">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5">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6">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7">
      <w:pPr>
        <w:pStyle w:val="Heading1"/>
        <w:rPr/>
      </w:pPr>
      <w:bookmarkStart w:colFirst="0" w:colLast="0" w:name="_heading=h.57ciht6ezoj4" w:id="7"/>
      <w:bookmarkEnd w:id="7"/>
      <w:r w:rsidDel="00000000" w:rsidR="00000000" w:rsidRPr="00000000">
        <w:rPr>
          <w:rtl w:val="0"/>
        </w:rPr>
        <w:t xml:space="preserve">3 FUNDAMENTAÇÃO TEÓRICA </w:t>
      </w:r>
    </w:p>
    <w:p w:rsidR="00000000" w:rsidDel="00000000" w:rsidP="00000000" w:rsidRDefault="00000000" w:rsidRPr="00000000" w14:paraId="00000128">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capítulo apresenta uma fundamentação teórica com o objetivo de introduzir os conceitos </w:t>
      </w:r>
      <w:r w:rsidDel="00000000" w:rsidR="00000000" w:rsidRPr="00000000">
        <w:rPr>
          <w:rFonts w:ascii="Arial" w:cs="Arial" w:eastAsia="Arial" w:hAnsi="Arial"/>
          <w:sz w:val="24"/>
          <w:szCs w:val="24"/>
          <w:rtl w:val="0"/>
        </w:rPr>
        <w:t xml:space="preserve">fundamentais</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rFonts w:ascii="Arial" w:cs="Arial" w:eastAsia="Arial" w:hAnsi="Arial"/>
          <w:sz w:val="24"/>
          <w:szCs w:val="24"/>
          <w:rtl w:val="0"/>
        </w:rPr>
        <w:t xml:space="preserve">que contribuem para a melhor compreensão do trabalho e que foram utilizados como base para o desenvolvimento do sistema de recomendação.</w:t>
      </w:r>
    </w:p>
    <w:p w:rsidR="00000000" w:rsidDel="00000000" w:rsidP="00000000" w:rsidRDefault="00000000" w:rsidRPr="00000000" w14:paraId="00000129">
      <w:pPr>
        <w:pStyle w:val="Heading2"/>
        <w:spacing w:after="200" w:lineRule="auto"/>
        <w:rPr/>
      </w:pPr>
      <w:bookmarkStart w:colFirst="0" w:colLast="0" w:name="_heading=h.7225pau8fr21" w:id="8"/>
      <w:bookmarkEnd w:id="8"/>
      <w:r w:rsidDel="00000000" w:rsidR="00000000" w:rsidRPr="00000000">
        <w:rPr>
          <w:rtl w:val="0"/>
        </w:rPr>
        <w:t xml:space="preserve"> 3.1 SISTEMAS DE RECOMENDAÇÃO</w:t>
      </w:r>
    </w:p>
    <w:p w:rsidR="00000000" w:rsidDel="00000000" w:rsidP="00000000" w:rsidRDefault="00000000" w:rsidRPr="00000000" w14:paraId="0000012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rsidR="00000000" w:rsidDel="00000000" w:rsidP="00000000" w:rsidRDefault="00000000" w:rsidRPr="00000000" w14:paraId="0000012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rsidR="00000000" w:rsidDel="00000000" w:rsidP="00000000" w:rsidRDefault="00000000" w:rsidRPr="00000000" w14:paraId="0000012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rsidR="00000000" w:rsidDel="00000000" w:rsidP="00000000" w:rsidRDefault="00000000" w:rsidRPr="00000000" w14:paraId="0000012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construção de sistemas de recomendação existem várias abordagens de desenvolvimento, sendo algumas das principais: filtragem baseada em conteúdo, filtragem colaborativa, filtragem híbrida. Cada uma dessas abordagens são brevemente explicadas nas próximas seções.</w:t>
      </w:r>
    </w:p>
    <w:p w:rsidR="00000000" w:rsidDel="00000000" w:rsidP="00000000" w:rsidRDefault="00000000" w:rsidRPr="00000000" w14:paraId="0000012E">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pStyle w:val="Heading3"/>
        <w:rPr/>
      </w:pPr>
      <w:bookmarkStart w:colFirst="0" w:colLast="0" w:name="_heading=h.g1w9pxed0dq0" w:id="9"/>
      <w:bookmarkEnd w:id="9"/>
      <w:r w:rsidDel="00000000" w:rsidR="00000000" w:rsidRPr="00000000">
        <w:rPr>
          <w:rtl w:val="0"/>
        </w:rPr>
        <w:t xml:space="preserve">3.1.1 Pré-Processamento </w:t>
      </w:r>
    </w:p>
    <w:p w:rsidR="00000000" w:rsidDel="00000000" w:rsidP="00000000" w:rsidRDefault="00000000" w:rsidRPr="00000000" w14:paraId="0000013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Faceli et al. (2021) afirmam que o estado do dado afeta no desempenho dos algoritmos de aprendizado de máquina. </w:t>
      </w:r>
    </w:p>
    <w:p w:rsidR="00000000" w:rsidDel="00000000" w:rsidP="00000000" w:rsidRDefault="00000000" w:rsidRPr="00000000" w14:paraId="0000013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de pré-processamento de dados listadas na Figura 2 são frequentemente empregadas para melhorar a qualidade dos dados, seja eliminando ou minimizando problemas existentes citados anteriormente (FACELI et al., 2021). O objetivo dessa etapa é preparar os dados para que possam ser consumidos pelos algoritmos de aprendizado de máquina, de forma a obter resultados mais precisos e relevantes, algumas das tarefas realizadas nessa etapa são: limpeza, normalização, transformação dos dados, além de redução de dimensionalidade e criação de recursos. </w:t>
      </w:r>
    </w:p>
    <w:p w:rsidR="00000000" w:rsidDel="00000000" w:rsidP="00000000" w:rsidRDefault="00000000" w:rsidRPr="00000000" w14:paraId="00000132">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Técnicas de pré-processamento de dados</w:t>
      </w:r>
    </w:p>
    <w:p w:rsidR="00000000" w:rsidDel="00000000" w:rsidP="00000000" w:rsidRDefault="00000000" w:rsidRPr="00000000" w14:paraId="00000133">
      <w:pPr>
        <w:spacing w:after="0" w:line="360" w:lineRule="auto"/>
        <w:ind w:firstLine="0"/>
        <w:jc w:val="center"/>
        <w:rPr>
          <w:rFonts w:ascii="Arial" w:cs="Arial" w:eastAsia="Arial" w:hAnsi="Arial"/>
          <w:sz w:val="24"/>
          <w:szCs w:val="24"/>
        </w:rPr>
      </w:pPr>
      <w:sdt>
        <w:sdtPr>
          <w:tag w:val="goog_rdk_13"/>
        </w:sdtPr>
        <w:sdtContent>
          <w:commentRangeStart w:id="4"/>
        </w:sdtContent>
      </w:sdt>
      <w:r w:rsidDel="00000000" w:rsidR="00000000" w:rsidRPr="00000000">
        <w:rPr>
          <w:rFonts w:ascii="Arial" w:cs="Arial" w:eastAsia="Arial" w:hAnsi="Arial"/>
          <w:sz w:val="24"/>
          <w:szCs w:val="24"/>
        </w:rPr>
        <w:drawing>
          <wp:inline distB="114300" distT="114300" distL="114300" distR="114300">
            <wp:extent cx="3829050" cy="3048134"/>
            <wp:effectExtent b="0" l="0" r="0" t="0"/>
            <wp:docPr id="16" name="image15.png"/>
            <a:graphic>
              <a:graphicData uri="http://schemas.openxmlformats.org/drawingml/2006/picture">
                <pic:pic>
                  <pic:nvPicPr>
                    <pic:cNvPr id="0" name="image15.png"/>
                    <pic:cNvPicPr preferRelativeResize="0"/>
                  </pic:nvPicPr>
                  <pic:blipFill>
                    <a:blip r:embed="rId13"/>
                    <a:srcRect b="15308" l="17145" r="16465" t="12619"/>
                    <a:stretch>
                      <a:fillRect/>
                    </a:stretch>
                  </pic:blipFill>
                  <pic:spPr>
                    <a:xfrm>
                      <a:off x="0" y="0"/>
                      <a:ext cx="3829050" cy="304813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34">
      <w:pPr>
        <w:spacing w:after="0" w:line="360" w:lineRule="auto"/>
        <w:ind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rsidR="00000000" w:rsidDel="00000000" w:rsidP="00000000" w:rsidRDefault="00000000" w:rsidRPr="00000000" w14:paraId="0000013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pStyle w:val="Heading4"/>
        <w:spacing w:after="0" w:line="360" w:lineRule="auto"/>
        <w:jc w:val="both"/>
        <w:rPr/>
      </w:pPr>
      <w:bookmarkStart w:colFirst="0" w:colLast="0" w:name="_heading=h.xls2wuc362s9" w:id="10"/>
      <w:bookmarkEnd w:id="10"/>
      <w:r w:rsidDel="00000000" w:rsidR="00000000" w:rsidRPr="00000000">
        <w:rPr>
          <w:rtl w:val="0"/>
        </w:rPr>
        <w:t xml:space="preserve">3.1.1.1 Pré-Processamento Textual </w:t>
      </w:r>
    </w:p>
    <w:p w:rsidR="00000000" w:rsidDel="00000000" w:rsidP="00000000" w:rsidRDefault="00000000" w:rsidRPr="00000000" w14:paraId="0000013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textual é uma técnica específica para tratamento de dados textuais, que visa melhorar a qualidade dos dados antes de serem usados em algoritmos de aprendizado de máquina e mineração de texto. Cazella, Drumm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rsidR="00000000" w:rsidDel="00000000" w:rsidP="00000000" w:rsidRDefault="00000000" w:rsidRPr="00000000" w14:paraId="0000013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técnicas comuns de pré-processamento textual incluem:</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stopwords: remove palavras comuns que não adicionam significado ao texto, como "a", "e", "o" e "de".</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Tokenização: divide o texto em unidades menores, geralmente palavras, que podem ser processadas pelo algoritmo. Esse processo pode envolver a remoção de pontuação e caracteres especiais.</w:t>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Stemming e lematização: reduzem as palavras a sua raiz ou forma básica, para que diferentes formas de uma palavra possam ser tratadas como a mesma. Por exemplo, as palavras "casa", "casas" e "casinha" podem ser reduzidas à raiz "cas".</w:t>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Normalização de caso: garante que todas as palavras no texto estejam em maiúsculas ou minúsculas para que não haja ambiguidade nas análises.</w:t>
      </w:r>
    </w:p>
    <w:p w:rsidR="00000000" w:rsidDel="00000000" w:rsidP="00000000" w:rsidRDefault="00000000" w:rsidRPr="00000000" w14:paraId="000001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Remoção de caracteres não alfabéticos: remove caracteres não alfabéticos como números e símbolos que não têm relação com o conteúdo do texto.</w:t>
      </w:r>
    </w:p>
    <w:p w:rsidR="00000000" w:rsidDel="00000000" w:rsidP="00000000" w:rsidRDefault="00000000" w:rsidRPr="00000000" w14:paraId="000001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Bag-of-words: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r w:rsidDel="00000000" w:rsidR="00000000" w:rsidRPr="00000000">
        <w:rPr>
          <w:rtl w:val="0"/>
        </w:rPr>
      </w:r>
    </w:p>
    <w:p w:rsidR="00000000" w:rsidDel="00000000" w:rsidP="00000000" w:rsidRDefault="00000000" w:rsidRPr="00000000" w14:paraId="0000014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algumas das etapas de pré-processamento, foram utilizadas funções de bibliotecas específicas. No caso da tokenização, por exemplo, foi empregada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da biblioteca Scikit Learn. Conforme descrito por Campos e Figueiredo (2021), essa função realiza a contagem de palavras em cada documento e transforma dados textuais em vetores. Seguindo o mesmo raciocínio, Júnior (2021) descreve que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utiliza o conceito de Bag-of-Words para produzir um vetor de características. Já para realização da lematização foi a </w:t>
      </w:r>
      <w:r w:rsidDel="00000000" w:rsidR="00000000" w:rsidRPr="00000000">
        <w:rPr>
          <w:rFonts w:ascii="Arial" w:cs="Arial" w:eastAsia="Arial" w:hAnsi="Arial"/>
          <w:sz w:val="24"/>
          <w:szCs w:val="24"/>
          <w:rtl w:val="0"/>
        </w:rPr>
        <w:t xml:space="preserve">SnowballStemmer</w:t>
      </w:r>
      <w:r w:rsidDel="00000000" w:rsidR="00000000" w:rsidRPr="00000000">
        <w:rPr>
          <w:rFonts w:ascii="Arial" w:cs="Arial" w:eastAsia="Arial" w:hAnsi="Arial"/>
          <w:sz w:val="24"/>
          <w:szCs w:val="24"/>
          <w:rtl w:val="0"/>
        </w:rPr>
        <w:t xml:space="preserve"> biblioteca da Natural Language Toolkit (NLTK).</w:t>
      </w:r>
    </w:p>
    <w:p w:rsidR="00000000" w:rsidDel="00000000" w:rsidP="00000000" w:rsidRDefault="00000000" w:rsidRPr="00000000" w14:paraId="0000014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pré-processamento textual ajudam na melhoria da qualidade dos textos e, consequentemente, aumentam a eficácia dos algoritmos de aprendizado e mineração de texto, essas técnicas permitem que esses algoritmos possam lidar com dados textuais de forma mais eficiente e produzir resultados mais precisos e relevantes.  </w:t>
      </w:r>
    </w:p>
    <w:p w:rsidR="00000000" w:rsidDel="00000000" w:rsidP="00000000" w:rsidRDefault="00000000" w:rsidRPr="00000000" w14:paraId="00000142">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3">
      <w:pPr>
        <w:pStyle w:val="Heading3"/>
        <w:rPr/>
      </w:pPr>
      <w:bookmarkStart w:colFirst="0" w:colLast="0" w:name="_heading=h.wuiefsd4rsxs" w:id="11"/>
      <w:bookmarkEnd w:id="11"/>
      <w:r w:rsidDel="00000000" w:rsidR="00000000" w:rsidRPr="00000000">
        <w:rPr>
          <w:rtl w:val="0"/>
        </w:rPr>
        <w:t xml:space="preserve">3.1.2 Partida A Frio (Cold Start Problem)</w:t>
      </w:r>
    </w:p>
    <w:p w:rsidR="00000000" w:rsidDel="00000000" w:rsidP="00000000" w:rsidRDefault="00000000" w:rsidRPr="00000000" w14:paraId="0000014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rsidR="00000000" w:rsidDel="00000000" w:rsidP="00000000" w:rsidRDefault="00000000" w:rsidRPr="00000000" w14:paraId="0000014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Pires (2021) afirma que, </w:t>
      </w:r>
      <w:hyperlink r:id="rId14">
        <w:r w:rsidDel="00000000" w:rsidR="00000000" w:rsidRPr="00000000">
          <w:rPr>
            <w:rFonts w:ascii="Arial" w:cs="Arial" w:eastAsia="Arial" w:hAnsi="Arial"/>
            <w:sz w:val="24"/>
            <w:szCs w:val="24"/>
            <w:rtl w:val="0"/>
          </w:rPr>
          <w:t xml:space="preserve">em razão de</w:t>
        </w:r>
      </w:hyperlink>
      <w:r w:rsidDel="00000000" w:rsidR="00000000" w:rsidRPr="00000000">
        <w:rPr>
          <w:rFonts w:ascii="Arial" w:cs="Arial" w:eastAsia="Arial" w:hAnsi="Arial"/>
          <w:sz w:val="24"/>
          <w:szCs w:val="24"/>
          <w:rtl w:val="0"/>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problem: o cold start do usuário e o cold start do item, como demonstra a Figura 3.</w:t>
      </w:r>
    </w:p>
    <w:p w:rsidR="00000000" w:rsidDel="00000000" w:rsidP="00000000" w:rsidRDefault="00000000" w:rsidRPr="00000000" w14:paraId="0000014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rsidR="00000000" w:rsidDel="00000000" w:rsidP="00000000" w:rsidRDefault="00000000" w:rsidRPr="00000000" w14:paraId="00000147">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w:t>
      </w:r>
      <w:r w:rsidDel="00000000" w:rsidR="00000000" w:rsidRPr="00000000">
        <w:rPr>
          <w:rFonts w:ascii="Arial" w:cs="Arial" w:eastAsia="Arial" w:hAnsi="Arial"/>
          <w:sz w:val="24"/>
          <w:szCs w:val="24"/>
          <w:rtl w:val="0"/>
        </w:rPr>
        <w:t xml:space="preserve"> Funcionamento das duas formas da partida a frio</w:t>
      </w:r>
    </w:p>
    <w:p w:rsidR="00000000" w:rsidDel="00000000" w:rsidP="00000000" w:rsidRDefault="00000000" w:rsidRPr="00000000" w14:paraId="0000014B">
      <w:pPr>
        <w:spacing w:after="200" w:line="360" w:lineRule="auto"/>
        <w:ind w:left="0" w:firstLine="0"/>
        <w:jc w:val="center"/>
        <w:rPr>
          <w:rFonts w:ascii="Arial" w:cs="Arial" w:eastAsia="Arial" w:hAnsi="Arial"/>
          <w:sz w:val="24"/>
          <w:szCs w:val="24"/>
        </w:rPr>
      </w:pPr>
      <w:sdt>
        <w:sdtPr>
          <w:tag w:val="goog_rdk_14"/>
        </w:sdtPr>
        <w:sdtContent>
          <w:commentRangeStart w:id="5"/>
        </w:sdtContent>
      </w:sdt>
      <w:r w:rsidDel="00000000" w:rsidR="00000000" w:rsidRPr="00000000">
        <w:rPr>
          <w:rFonts w:ascii="Arial" w:cs="Arial" w:eastAsia="Arial" w:hAnsi="Arial"/>
          <w:sz w:val="24"/>
          <w:szCs w:val="24"/>
        </w:rPr>
        <w:drawing>
          <wp:inline distB="114300" distT="114300" distL="114300" distR="114300">
            <wp:extent cx="4993599" cy="2344103"/>
            <wp:effectExtent b="0" l="0" r="0" t="0"/>
            <wp:docPr id="2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93599" cy="2344103"/>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4C">
      <w:pPr>
        <w:spacing w:after="20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Goyani e </w:t>
      </w:r>
      <w:r w:rsidDel="00000000" w:rsidR="00000000" w:rsidRPr="00000000">
        <w:rPr>
          <w:rFonts w:ascii="Arial" w:cs="Arial" w:eastAsia="Arial" w:hAnsi="Arial"/>
          <w:sz w:val="24"/>
          <w:szCs w:val="24"/>
          <w:rtl w:val="0"/>
        </w:rPr>
        <w:t xml:space="preserve">Chaurasiya</w:t>
      </w:r>
      <w:r w:rsidDel="00000000" w:rsidR="00000000" w:rsidRPr="00000000">
        <w:rPr>
          <w:rFonts w:ascii="Arial" w:cs="Arial" w:eastAsia="Arial" w:hAnsi="Arial"/>
          <w:sz w:val="24"/>
          <w:szCs w:val="24"/>
          <w:rtl w:val="0"/>
        </w:rPr>
        <w:t xml:space="preserve"> (2020), ao buscar por usuários ou itens semelhantes, é comum combiná-los com um conjunto de usuários ou itens já disponíveis. Entretanto, quando um novo usuário é cadastrado, seu perfil está vazio, o que torna difícil para o sistema fornecer recomendações personalizadas. O mesmo acontece com novos itens que ainda não foram avaliados pelos usuários. Nesse sentido, a implementação de técnicas híbridas pode ser uma solução para ambos os problemas.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problem é um desafio comum em sistemas de recomendação, mas há várias técnicas e abordagens que podem ser usadas para lidar com ele e fornecer recomendações precisas e personalizadas, mesmo para novos usuários e itens.</w:t>
      </w:r>
    </w:p>
    <w:p w:rsidR="00000000" w:rsidDel="00000000" w:rsidP="00000000" w:rsidRDefault="00000000" w:rsidRPr="00000000" w14:paraId="0000014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pStyle w:val="Heading3"/>
        <w:rPr/>
      </w:pPr>
      <w:bookmarkStart w:colFirst="0" w:colLast="0" w:name="_heading=h.s1yhcy7lwyr9" w:id="12"/>
      <w:bookmarkEnd w:id="12"/>
      <w:r w:rsidDel="00000000" w:rsidR="00000000" w:rsidRPr="00000000">
        <w:rPr>
          <w:rtl w:val="0"/>
        </w:rPr>
        <w:t xml:space="preserve">3.1.3 Filtragem Colaborativa </w:t>
      </w:r>
    </w:p>
    <w:p w:rsidR="00000000" w:rsidDel="00000000" w:rsidP="00000000" w:rsidRDefault="00000000" w:rsidRPr="00000000" w14:paraId="0000015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filtragem colaborativa é uma abordagem utilizada em sistemas de recomendação que consiste em analisar as interações dos usuários com itens conforme ilustrado na Figura 4 e, a partir disso, fazer sugestões de itens que possam ser do interesse deles. Essa técnica se baseia no pressuposto de que usuários com gostos e comportamentos semelhantes tendem a ter preferências parecidas em relação aos itens. </w:t>
      </w:r>
    </w:p>
    <w:p w:rsidR="00000000" w:rsidDel="00000000" w:rsidP="00000000" w:rsidRDefault="00000000" w:rsidRPr="00000000" w14:paraId="0000015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rsidR="00000000" w:rsidDel="00000000" w:rsidP="00000000" w:rsidRDefault="00000000" w:rsidRPr="00000000" w14:paraId="0000015A">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w:t>
      </w:r>
      <w:r w:rsidDel="00000000" w:rsidR="00000000" w:rsidRPr="00000000">
        <w:rPr>
          <w:rFonts w:ascii="Arial" w:cs="Arial" w:eastAsia="Arial" w:hAnsi="Arial"/>
          <w:sz w:val="24"/>
          <w:szCs w:val="24"/>
          <w:rtl w:val="0"/>
        </w:rPr>
        <w:t xml:space="preserve"> Funcionamento da filtragem colaborativa</w:t>
      </w:r>
    </w:p>
    <w:p w:rsidR="00000000" w:rsidDel="00000000" w:rsidP="00000000" w:rsidRDefault="00000000" w:rsidRPr="00000000" w14:paraId="0000015B">
      <w:pPr>
        <w:spacing w:after="200" w:line="360" w:lineRule="auto"/>
        <w:ind w:left="0" w:firstLine="0"/>
        <w:jc w:val="center"/>
        <w:rPr>
          <w:rFonts w:ascii="Arial" w:cs="Arial" w:eastAsia="Arial" w:hAnsi="Arial"/>
          <w:sz w:val="24"/>
          <w:szCs w:val="24"/>
        </w:rPr>
      </w:pPr>
      <w:sdt>
        <w:sdtPr>
          <w:tag w:val="goog_rdk_15"/>
        </w:sdtPr>
        <w:sdtContent>
          <w:commentRangeStart w:id="6"/>
        </w:sdtContent>
      </w:sdt>
      <w:r w:rsidDel="00000000" w:rsidR="00000000" w:rsidRPr="00000000">
        <w:rPr>
          <w:rFonts w:ascii="Arial" w:cs="Arial" w:eastAsia="Arial" w:hAnsi="Arial"/>
          <w:sz w:val="24"/>
          <w:szCs w:val="24"/>
        </w:rPr>
        <w:drawing>
          <wp:inline distB="114300" distT="114300" distL="114300" distR="114300">
            <wp:extent cx="3600000" cy="3212000"/>
            <wp:effectExtent b="0" l="0" r="0" t="0"/>
            <wp:docPr id="22" name="image6.png"/>
            <a:graphic>
              <a:graphicData uri="http://schemas.openxmlformats.org/drawingml/2006/picture">
                <pic:pic>
                  <pic:nvPicPr>
                    <pic:cNvPr id="0" name="image6.png"/>
                    <pic:cNvPicPr preferRelativeResize="0"/>
                  </pic:nvPicPr>
                  <pic:blipFill>
                    <a:blip r:embed="rId16"/>
                    <a:srcRect b="0" l="2578" r="0" t="0"/>
                    <a:stretch>
                      <a:fillRect/>
                    </a:stretch>
                  </pic:blipFill>
                  <pic:spPr>
                    <a:xfrm>
                      <a:off x="0" y="0"/>
                      <a:ext cx="3600000" cy="32120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C">
      <w:pPr>
        <w:spacing w:after="20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Faceli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w:t>
      </w:r>
      <w:r w:rsidDel="00000000" w:rsidR="00000000" w:rsidRPr="00000000">
        <w:rPr>
          <w:rFonts w:ascii="Arial" w:cs="Arial" w:eastAsia="Arial" w:hAnsi="Arial"/>
          <w:sz w:val="24"/>
          <w:szCs w:val="24"/>
          <w:rtl w:val="0"/>
        </w:rPr>
        <w:t xml:space="preserve">unário</w:t>
      </w:r>
      <w:r w:rsidDel="00000000" w:rsidR="00000000" w:rsidRPr="00000000">
        <w:rPr>
          <w:rFonts w:ascii="Arial" w:cs="Arial" w:eastAsia="Arial" w:hAnsi="Arial"/>
          <w:sz w:val="24"/>
          <w:szCs w:val="24"/>
          <w:rtl w:val="0"/>
        </w:rPr>
        <w:t xml:space="preserve"> que representa o consumo ou compra do item. Esses dados podem ser coletados de forma explícita, com o usuário informando seu grau de relação com o item, ou de forma implícita, analisando apenas as ações do usuário.</w:t>
      </w:r>
    </w:p>
    <w:p w:rsidR="00000000" w:rsidDel="00000000" w:rsidP="00000000" w:rsidRDefault="00000000" w:rsidRPr="00000000" w14:paraId="0000015E">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w:t>
      </w:r>
      <w:r w:rsidDel="00000000" w:rsidR="00000000" w:rsidRPr="00000000">
        <w:rPr>
          <w:rFonts w:ascii="Arial" w:cs="Arial" w:eastAsia="Arial" w:hAnsi="Arial"/>
          <w:sz w:val="24"/>
          <w:szCs w:val="24"/>
          <w:rtl w:val="0"/>
        </w:rPr>
        <w:t xml:space="preserve"> Ilustração da matriz de interações usuário-item.</w:t>
      </w:r>
    </w:p>
    <w:p w:rsidR="00000000" w:rsidDel="00000000" w:rsidP="00000000" w:rsidRDefault="00000000" w:rsidRPr="00000000" w14:paraId="0000015F">
      <w:pPr>
        <w:spacing w:after="200" w:before="20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4515" cy="2809875"/>
            <wp:effectExtent b="0" l="0" r="0" t="0"/>
            <wp:docPr id="17" name="image20.png"/>
            <a:graphic>
              <a:graphicData uri="http://schemas.openxmlformats.org/drawingml/2006/picture">
                <pic:pic>
                  <pic:nvPicPr>
                    <pic:cNvPr id="0" name="image20.png"/>
                    <pic:cNvPicPr preferRelativeResize="0"/>
                  </pic:nvPicPr>
                  <pic:blipFill>
                    <a:blip r:embed="rId17"/>
                    <a:srcRect b="0" l="-2092" r="2092" t="0"/>
                    <a:stretch>
                      <a:fillRect/>
                    </a:stretch>
                  </pic:blipFill>
                  <pic:spPr>
                    <a:xfrm>
                      <a:off x="0" y="0"/>
                      <a:ext cx="564451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interações entre usuários e itens são registradas e armazenadas na matriz de interações usuário-item como consta na Figura 5.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algoritmos da técnica de filtragem colaborativa são divididos em duas subcategorias: abordagem baseada em memória e abordagem baseada em modelo </w:t>
      </w:r>
      <w:sdt>
        <w:sdtPr>
          <w:tag w:val="goog_rdk_16"/>
        </w:sdtPr>
        <w:sdtContent>
          <w:commentRangeStart w:id="7"/>
        </w:sdtContent>
      </w:sdt>
      <w:r w:rsidDel="00000000" w:rsidR="00000000" w:rsidRPr="00000000">
        <w:rPr>
          <w:rFonts w:ascii="Arial" w:cs="Arial" w:eastAsia="Arial" w:hAnsi="Arial"/>
          <w:sz w:val="24"/>
          <w:szCs w:val="24"/>
          <w:rtl w:val="0"/>
        </w:rPr>
        <w:t xml:space="preserve">(RICCI; ROKACH; SHAPIRA, 2011; ISINKAYE; FOLAJIMI; OJOKOH, 2015; SILVA, 2021).</w:t>
      </w:r>
      <w:commentRangeEnd w:id="7"/>
      <w:r w:rsidDel="00000000" w:rsidR="00000000" w:rsidRPr="00000000">
        <w:commentReference w:id="7"/>
      </w:r>
      <w:r w:rsidDel="00000000" w:rsidR="00000000" w:rsidRPr="00000000">
        <w:rPr>
          <w:rFonts w:ascii="Arial" w:cs="Arial" w:eastAsia="Arial" w:hAnsi="Arial"/>
          <w:sz w:val="24"/>
          <w:szCs w:val="24"/>
          <w:rtl w:val="0"/>
        </w:rPr>
        <w:t xml:space="preserve"> As características de cada método serão descritas a seguir:</w:t>
      </w:r>
    </w:p>
    <w:p w:rsidR="00000000" w:rsidDel="00000000" w:rsidP="00000000" w:rsidRDefault="00000000" w:rsidRPr="00000000" w14:paraId="000001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Método baseado em memória: em algumas pesquisas, é denominado de técnica baseada em </w:t>
      </w:r>
      <w:r w:rsidDel="00000000" w:rsidR="00000000" w:rsidRPr="00000000">
        <w:rPr>
          <w:rFonts w:ascii="Arial" w:cs="Arial" w:eastAsia="Arial" w:hAnsi="Arial"/>
          <w:sz w:val="24"/>
          <w:szCs w:val="24"/>
          <w:rtl w:val="0"/>
        </w:rPr>
        <w:t xml:space="preserve">vizinhança ou baseado em heurística. </w:t>
      </w:r>
      <w:r w:rsidDel="00000000" w:rsidR="00000000" w:rsidRPr="00000000">
        <w:rPr>
          <w:rFonts w:ascii="Arial" w:cs="Arial" w:eastAsia="Arial" w:hAnsi="Arial"/>
          <w:sz w:val="24"/>
          <w:szCs w:val="24"/>
          <w:rtl w:val="0"/>
        </w:rPr>
        <w:t xml:space="preserve">Utiliza as avaliações dos usuários diretamente para identificar outros vizinhos que apresentem avaliações semelhantes. Esse método pode ser aplicado de duas maneiras distintas: i) baseado no usuário e ii) baseado no item , conforme evidenciado na Figura 6.</w:t>
      </w:r>
    </w:p>
    <w:p w:rsidR="00000000" w:rsidDel="00000000" w:rsidP="00000000" w:rsidRDefault="00000000" w:rsidRPr="00000000" w14:paraId="0000016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rsidR="00000000" w:rsidDel="00000000" w:rsidP="00000000" w:rsidRDefault="00000000" w:rsidRPr="00000000" w14:paraId="0000016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 o intuito de sugerir novos itens a um usuário, a estratégia empregada pelo método, também conhecido como item-item, é identificar itens semelhantes aos que o usuário já teve interações "positivas". A similaridade </w:t>
      </w:r>
      <w:r w:rsidDel="00000000" w:rsidR="00000000" w:rsidRPr="00000000">
        <w:rPr>
          <w:rFonts w:ascii="Arial" w:cs="Arial" w:eastAsia="Arial" w:hAnsi="Arial"/>
          <w:sz w:val="24"/>
          <w:szCs w:val="24"/>
          <w:rtl w:val="0"/>
        </w:rPr>
        <w:t xml:space="preserve">entre dois</w:t>
      </w:r>
      <w:r w:rsidDel="00000000" w:rsidR="00000000" w:rsidRPr="00000000">
        <w:rPr>
          <w:rFonts w:ascii="Arial" w:cs="Arial" w:eastAsia="Arial" w:hAnsi="Arial"/>
          <w:sz w:val="24"/>
          <w:szCs w:val="24"/>
          <w:rtl w:val="0"/>
        </w:rPr>
        <w:t xml:space="preserve">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24"/>
          <w:szCs w:val="24"/>
        </w:rPr>
      </w:pPr>
      <w:sdt>
        <w:sdtPr>
          <w:tag w:val="goog_rdk_17"/>
        </w:sdtPr>
        <w:sdtContent>
          <w:commentRangeStart w:id="8"/>
        </w:sdtContent>
      </w:sdt>
      <w:sdt>
        <w:sdtPr>
          <w:tag w:val="goog_rdk_18"/>
        </w:sdtPr>
        <w:sdtContent>
          <w:commentRangeStart w:id="9"/>
        </w:sdtContent>
      </w:sdt>
      <w:r w:rsidDel="00000000" w:rsidR="00000000" w:rsidRPr="00000000">
        <w:rPr>
          <w:rFonts w:ascii="Arial" w:cs="Arial" w:eastAsia="Arial" w:hAnsi="Arial"/>
          <w:sz w:val="24"/>
          <w:szCs w:val="24"/>
        </w:rPr>
        <w:drawing>
          <wp:inline distB="114300" distT="114300" distL="114300" distR="114300">
            <wp:extent cx="5347335" cy="2962275"/>
            <wp:effectExtent b="0" l="0" r="0" t="0"/>
            <wp:docPr id="20" name="image3.png"/>
            <a:graphic>
              <a:graphicData uri="http://schemas.openxmlformats.org/drawingml/2006/picture">
                <pic:pic>
                  <pic:nvPicPr>
                    <pic:cNvPr id="0" name="image3.png"/>
                    <pic:cNvPicPr preferRelativeResize="0"/>
                  </pic:nvPicPr>
                  <pic:blipFill>
                    <a:blip r:embed="rId18"/>
                    <a:srcRect b="0" l="2246" r="5024" t="8590"/>
                    <a:stretch>
                      <a:fillRect/>
                    </a:stretch>
                  </pic:blipFill>
                  <pic:spPr>
                    <a:xfrm>
                      <a:off x="0" y="0"/>
                      <a:ext cx="5347335" cy="2962275"/>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68">
      <w:pPr>
        <w:numPr>
          <w:ilvl w:val="0"/>
          <w:numId w:val="3"/>
        </w:numPr>
        <w:spacing w:after="20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pré-computado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esparsidade do conjunto de dados em comparação com o método baseado em memória. Diversos tipos de aprendizado podem ser empregados, incluindo os probabilísticos,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redes neurais, entre outros.</w:t>
      </w:r>
    </w:p>
    <w:p w:rsidR="00000000" w:rsidDel="00000000" w:rsidP="00000000" w:rsidRDefault="00000000" w:rsidRPr="00000000" w14:paraId="0000016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fazem uso da técnica de filtragem colaborativa levam em consideração tanto as vantagens quanto as desvantagens dessa abordagem. Algumas vantagens são específicas dos métodos baseados em vizinhança, enquanto outras estão relacionadas aos métodos baseados em modelos. Da mesma forma, cada método possui suas próprias desvantagens. </w:t>
      </w:r>
    </w:p>
    <w:p w:rsidR="00000000" w:rsidDel="00000000" w:rsidP="00000000" w:rsidRDefault="00000000" w:rsidRPr="00000000" w14:paraId="0000016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os prós quanto os contras são abordados nos estudos realizados por Silva (2021); Isinkaye; Folajimi; Ojokoh (2015), Desrosiers; Karypis (2011) e Su; Khoshgoftaar (2009).</w:t>
      </w:r>
    </w:p>
    <w:p w:rsidR="00000000" w:rsidDel="00000000" w:rsidP="00000000" w:rsidRDefault="00000000" w:rsidRPr="00000000" w14:paraId="0000016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vantagens da técnica colaborativas são:</w:t>
      </w:r>
    </w:p>
    <w:p w:rsidR="00000000" w:rsidDel="00000000" w:rsidP="00000000" w:rsidRDefault="00000000" w:rsidRPr="00000000" w14:paraId="0000016C">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memória são caracterizados pela facilidade de compreensão, implementação e adaptação.</w:t>
      </w:r>
    </w:p>
    <w:p w:rsidR="00000000" w:rsidDel="00000000" w:rsidP="00000000" w:rsidRDefault="00000000" w:rsidRPr="00000000" w14:paraId="0000016D">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modelos apresentam alta precisão em suas recomendações.</w:t>
      </w:r>
    </w:p>
    <w:p w:rsidR="00000000" w:rsidDel="00000000" w:rsidP="00000000" w:rsidRDefault="00000000" w:rsidRPr="00000000" w14:paraId="0000016E">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Ao contrário da técnica de filtragem baseada em conteúdo, a filtragem colaborativa não requer informações detalhadas sobre os itens para gerar recomendações. Em domínios com poucos dados disponíveis, essa técnica pode fornecer resultados melhores.</w:t>
      </w:r>
    </w:p>
    <w:p w:rsidR="00000000" w:rsidDel="00000000" w:rsidP="00000000" w:rsidRDefault="00000000" w:rsidRPr="00000000" w14:paraId="0000016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desvantagens da técnica colaborativas são:</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spacing w:after="0" w:line="360" w:lineRule="auto"/>
        <w:ind w:left="0" w:firstLine="0"/>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75">
      <w:pPr>
        <w:pStyle w:val="Heading4"/>
        <w:rPr/>
      </w:pPr>
      <w:bookmarkStart w:colFirst="0" w:colLast="0" w:name="_heading=h.puvlis69qsbn" w:id="13"/>
      <w:bookmarkEnd w:id="13"/>
      <w:r w:rsidDel="00000000" w:rsidR="00000000" w:rsidRPr="00000000">
        <w:rPr>
          <w:rtl w:val="0"/>
        </w:rPr>
        <w:t xml:space="preserve">3.1.3.1 Vizinhos Mais Proximos ou K-Nearest Neighbor (k-NN)</w:t>
      </w:r>
    </w:p>
    <w:p w:rsidR="00000000" w:rsidDel="00000000" w:rsidP="00000000" w:rsidRDefault="00000000" w:rsidRPr="00000000" w14:paraId="0000017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dos vizinhos mais próximos (K-Nearest Neighbor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 como demostrado na Figura 7.</w:t>
      </w:r>
    </w:p>
    <w:p w:rsidR="00000000" w:rsidDel="00000000" w:rsidP="00000000" w:rsidRDefault="00000000" w:rsidRPr="00000000" w14:paraId="00000177">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7: </w:t>
      </w:r>
      <w:r w:rsidDel="00000000" w:rsidR="00000000" w:rsidRPr="00000000">
        <w:rPr>
          <w:rFonts w:ascii="Arial" w:cs="Arial" w:eastAsia="Arial" w:hAnsi="Arial"/>
          <w:sz w:val="24"/>
          <w:szCs w:val="24"/>
          <w:rtl w:val="0"/>
        </w:rPr>
        <w:t xml:space="preserve">Exemplo de classificação usando k-NN.</w:t>
      </w:r>
    </w:p>
    <w:p w:rsidR="00000000" w:rsidDel="00000000" w:rsidP="00000000" w:rsidRDefault="00000000" w:rsidRPr="00000000" w14:paraId="00000178">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897978" cy="2397194"/>
            <wp:effectExtent b="0" l="0" r="0" t="0"/>
            <wp:docPr id="26" name="image14.png"/>
            <a:graphic>
              <a:graphicData uri="http://schemas.openxmlformats.org/drawingml/2006/picture">
                <pic:pic>
                  <pic:nvPicPr>
                    <pic:cNvPr id="0" name="image14.png"/>
                    <pic:cNvPicPr preferRelativeResize="0"/>
                  </pic:nvPicPr>
                  <pic:blipFill>
                    <a:blip r:embed="rId19"/>
                    <a:srcRect b="0" l="15705" r="17446" t="0"/>
                    <a:stretch>
                      <a:fillRect/>
                    </a:stretch>
                  </pic:blipFill>
                  <pic:spPr>
                    <a:xfrm>
                      <a:off x="0" y="0"/>
                      <a:ext cx="2897978" cy="239719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rsidR="00000000" w:rsidDel="00000000" w:rsidP="00000000" w:rsidRDefault="00000000" w:rsidRPr="00000000" w14:paraId="0000017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vantagens do k-NN incluem sua facilidade de implementação e interpretação, flexibilidade para trabalhar com diferentes tipos de dados e o algoritmo de treinamento é simples. No entanto, o k-NN tem algumas desvantagens. Uma desvantagem é que ele pode ser computacionalmente caro para grandes conjuntos 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  (FACELI et al., 2021).</w:t>
      </w:r>
    </w:p>
    <w:p w:rsidR="00000000" w:rsidDel="00000000" w:rsidP="00000000" w:rsidRDefault="00000000" w:rsidRPr="00000000" w14:paraId="0000017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 um que verifica a similaridade entre os usuários (baseado em usuários) e outro que verifica a similaridade entre os itens (baseado em itens). No presente estudo é utilizada a abordagem baseada em usuários.</w:t>
      </w:r>
    </w:p>
    <w:p w:rsidR="00000000" w:rsidDel="00000000" w:rsidP="00000000" w:rsidRDefault="00000000" w:rsidRPr="00000000" w14:paraId="0000017C">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8:</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7D">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rsidR="00000000" w:rsidDel="00000000" w:rsidP="00000000" w:rsidRDefault="00000000" w:rsidRPr="00000000" w14:paraId="0000017F">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pStyle w:val="Heading4"/>
        <w:spacing w:after="0" w:line="360" w:lineRule="auto"/>
        <w:jc w:val="both"/>
        <w:rPr/>
      </w:pPr>
      <w:bookmarkStart w:colFirst="0" w:colLast="0" w:name="_heading=h.gnypczc59xaw" w:id="14"/>
      <w:bookmarkEnd w:id="14"/>
      <w:r w:rsidDel="00000000" w:rsidR="00000000" w:rsidRPr="00000000">
        <w:rPr>
          <w:rtl w:val="0"/>
        </w:rPr>
        <w:t xml:space="preserve">3.1.3.2 Fatoração De Matrizes</w:t>
      </w:r>
    </w:p>
    <w:p w:rsidR="00000000" w:rsidDel="00000000" w:rsidP="00000000" w:rsidRDefault="00000000" w:rsidRPr="00000000" w14:paraId="0000018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existem algoritmos dentro dos métodos baseados em modelos que utilizam 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Os algoritmos de fatoração de matriz têm como objetivo decompor uma matriz incompleta de interações entre usuário e item em duas matrizes menores, uma para representar usuários e outra para representar itens. Essa decomposição é realizada de tal forma que é possível reconstruir a matriz original usando as matrizes resultantes. Durante a reconstrução, os valores das avaliações existentes são mantidos e os valores das avaliações faltantes são previstos, gerando recomendações.</w:t>
      </w:r>
    </w:p>
    <w:p w:rsidR="00000000" w:rsidDel="00000000" w:rsidP="00000000" w:rsidRDefault="00000000" w:rsidRPr="00000000" w14:paraId="00000183">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9:</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84">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501220"/>
            <wp:effectExtent b="0" l="0" r="0" t="0"/>
            <wp:docPr id="15" name="image18.png"/>
            <a:graphic>
              <a:graphicData uri="http://schemas.openxmlformats.org/drawingml/2006/picture">
                <pic:pic>
                  <pic:nvPicPr>
                    <pic:cNvPr id="0" name="image18.png"/>
                    <pic:cNvPicPr preferRelativeResize="0"/>
                  </pic:nvPicPr>
                  <pic:blipFill>
                    <a:blip r:embed="rId21"/>
                    <a:srcRect b="8998" l="0" r="0" t="13666"/>
                    <a:stretch>
                      <a:fillRect/>
                    </a:stretch>
                  </pic:blipFill>
                  <pic:spPr>
                    <a:xfrm>
                      <a:off x="0" y="0"/>
                      <a:ext cx="5762625" cy="250122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Koren, Bell e Volinsky, (2009) SVD ficou famoso pelo seu desempenho no Netflix Prize, competição promovida pela Netflix.</w:t>
      </w:r>
    </w:p>
    <w:p w:rsidR="00000000" w:rsidDel="00000000" w:rsidP="00000000" w:rsidRDefault="00000000" w:rsidRPr="00000000" w14:paraId="00000186">
      <w:pPr>
        <w:spacing w:after="0" w:line="360" w:lineRule="auto"/>
        <w:ind w:firstLine="70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7">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8">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9">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A">
      <w:pPr>
        <w:pStyle w:val="Heading3"/>
        <w:spacing w:after="0" w:line="360" w:lineRule="auto"/>
        <w:jc w:val="both"/>
        <w:rPr/>
      </w:pPr>
      <w:bookmarkStart w:colFirst="0" w:colLast="0" w:name="_heading=h.qcmgvkbqifhy" w:id="15"/>
      <w:bookmarkEnd w:id="15"/>
      <w:r w:rsidDel="00000000" w:rsidR="00000000" w:rsidRPr="00000000">
        <w:rPr>
          <w:rtl w:val="0"/>
        </w:rPr>
        <w:t xml:space="preserve">3.1.4 Filtragem Baseada em Conteúdo</w:t>
      </w:r>
    </w:p>
    <w:p w:rsidR="00000000" w:rsidDel="00000000" w:rsidP="00000000" w:rsidRDefault="00000000" w:rsidRPr="00000000" w14:paraId="0000018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baseada em conteúdo é uma técnica de filtragem de informações baseada que usa características dos conteúdos para filtrar para recomendar itens semelhantes. De acordo com Dias et al. (2018), o  sistema aprende a recomendar itens semelhantes aos que o usuário apreciou anteriormente, levando em consideração as características associadas a esses  itens, por exemplo, se um filme de ação foi avaliado positivamente pelo usuário, o sistema aprende a recomendar outros filmes do mesmo gênero.</w:t>
      </w:r>
    </w:p>
    <w:p w:rsidR="00000000" w:rsidDel="00000000" w:rsidP="00000000" w:rsidRDefault="00000000" w:rsidRPr="00000000" w14:paraId="0000018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conteúdos semelhantes, classificando-os em uma lista de recomendação.</w:t>
      </w:r>
    </w:p>
    <w:p w:rsidR="00000000" w:rsidDel="00000000" w:rsidP="00000000" w:rsidRDefault="00000000" w:rsidRPr="00000000" w14:paraId="0000018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tags, gêneros, elencos, músicas entre outros. Como exemplo, na </w:t>
      </w:r>
      <w:sdt>
        <w:sdtPr>
          <w:tag w:val="goog_rdk_19"/>
        </w:sdtPr>
        <w:sdtContent>
          <w:commentRangeStart w:id="10"/>
        </w:sdtContent>
      </w:sdt>
      <w:r w:rsidDel="00000000" w:rsidR="00000000" w:rsidRPr="00000000">
        <w:rPr>
          <w:rFonts w:ascii="Arial" w:cs="Arial" w:eastAsia="Arial" w:hAnsi="Arial"/>
          <w:sz w:val="24"/>
          <w:szCs w:val="24"/>
          <w:rtl w:val="0"/>
        </w:rPr>
        <w:t xml:space="preserve">figura </w:t>
      </w:r>
      <w:commentRangeEnd w:id="10"/>
      <w:r w:rsidDel="00000000" w:rsidR="00000000" w:rsidRPr="00000000">
        <w:commentReference w:id="10"/>
      </w:r>
      <w:r w:rsidDel="00000000" w:rsidR="00000000" w:rsidRPr="00000000">
        <w:rPr>
          <w:rFonts w:ascii="Arial" w:cs="Arial" w:eastAsia="Arial" w:hAnsi="Arial"/>
          <w:sz w:val="24"/>
          <w:szCs w:val="24"/>
          <w:rtl w:val="0"/>
        </w:rPr>
        <w:t xml:space="preserve">é possível verificar que o usuário comprou um determinado livro e devido a similaridade das informações que </w:t>
      </w:r>
      <w:r w:rsidDel="00000000" w:rsidR="00000000" w:rsidRPr="00000000">
        <w:rPr>
          <w:rFonts w:ascii="Arial" w:cs="Arial" w:eastAsia="Arial" w:hAnsi="Arial"/>
          <w:sz w:val="24"/>
          <w:szCs w:val="24"/>
          <w:rtl w:val="0"/>
        </w:rPr>
        <w:t xml:space="preserve">constituem</w:t>
      </w:r>
      <w:r w:rsidDel="00000000" w:rsidR="00000000" w:rsidRPr="00000000">
        <w:rPr>
          <w:rFonts w:ascii="Arial" w:cs="Arial" w:eastAsia="Arial" w:hAnsi="Arial"/>
          <w:sz w:val="24"/>
          <w:szCs w:val="24"/>
          <w:rtl w:val="0"/>
        </w:rPr>
        <w:t xml:space="preserve"> o livro foi recomendado outra obra similar.</w:t>
      </w:r>
    </w:p>
    <w:p w:rsidR="00000000" w:rsidDel="00000000" w:rsidP="00000000" w:rsidRDefault="00000000" w:rsidRPr="00000000" w14:paraId="0000018E">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10:</w:t>
      </w:r>
      <w:r w:rsidDel="00000000" w:rsidR="00000000" w:rsidRPr="00000000">
        <w:rPr>
          <w:rFonts w:ascii="Arial" w:cs="Arial" w:eastAsia="Arial" w:hAnsi="Arial"/>
          <w:sz w:val="24"/>
          <w:szCs w:val="24"/>
          <w:rtl w:val="0"/>
        </w:rPr>
        <w:t xml:space="preserve"> Funcionamento da filtragem baseada em conteúdo</w:t>
      </w:r>
    </w:p>
    <w:p w:rsidR="00000000" w:rsidDel="00000000" w:rsidP="00000000" w:rsidRDefault="00000000" w:rsidRPr="00000000" w14:paraId="00000196">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528000"/>
            <wp:effectExtent b="0" l="0" r="0" t="0"/>
            <wp:docPr id="19" name="image4.png"/>
            <a:graphic>
              <a:graphicData uri="http://schemas.openxmlformats.org/drawingml/2006/picture">
                <pic:pic>
                  <pic:nvPicPr>
                    <pic:cNvPr id="0" name="image4.png"/>
                    <pic:cNvPicPr preferRelativeResize="0"/>
                  </pic:nvPicPr>
                  <pic:blipFill>
                    <a:blip r:embed="rId22"/>
                    <a:srcRect b="2647" l="0" r="0" t="1212"/>
                    <a:stretch>
                      <a:fillRect/>
                    </a:stretch>
                  </pic:blipFill>
                  <pic:spPr>
                    <a:xfrm>
                      <a:off x="0" y="0"/>
                      <a:ext cx="3600000" cy="3528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outras técnicas de recomendação, os sistemas que utilizam filtragem baseada em conteúdo têm suas vantagens e desvantagens. Algumas das </w:t>
      </w:r>
      <w:r w:rsidDel="00000000" w:rsidR="00000000" w:rsidRPr="00000000">
        <w:rPr>
          <w:rFonts w:ascii="Arial" w:cs="Arial" w:eastAsia="Arial" w:hAnsi="Arial"/>
          <w:sz w:val="24"/>
          <w:szCs w:val="24"/>
          <w:rtl w:val="0"/>
        </w:rPr>
        <w:t xml:space="preserve">desvantagens</w:t>
      </w:r>
      <w:r w:rsidDel="00000000" w:rsidR="00000000" w:rsidRPr="00000000">
        <w:rPr>
          <w:rFonts w:ascii="Arial" w:cs="Arial" w:eastAsia="Arial" w:hAnsi="Arial"/>
          <w:sz w:val="24"/>
          <w:szCs w:val="24"/>
          <w:rtl w:val="0"/>
        </w:rPr>
        <w:t xml:space="preserve"> são listadas nos estudos de Silva (2021) e </w:t>
      </w:r>
      <w:r w:rsidDel="00000000" w:rsidR="00000000" w:rsidRPr="00000000">
        <w:rPr>
          <w:rFonts w:ascii="Arial" w:cs="Arial" w:eastAsia="Arial" w:hAnsi="Arial"/>
          <w:sz w:val="24"/>
          <w:szCs w:val="24"/>
          <w:rtl w:val="0"/>
        </w:rPr>
        <w:t xml:space="preserve">Pires (2021). Entre as vantagens temos a </w:t>
      </w:r>
      <w:r w:rsidDel="00000000" w:rsidR="00000000" w:rsidRPr="00000000">
        <w:rPr>
          <w:rFonts w:ascii="Arial" w:cs="Arial" w:eastAsia="Arial" w:hAnsi="Arial"/>
          <w:sz w:val="24"/>
          <w:szCs w:val="24"/>
          <w:rtl w:val="0"/>
        </w:rPr>
        <w:t xml:space="preserve">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rsidR="00000000" w:rsidDel="00000000" w:rsidP="00000000" w:rsidRDefault="00000000" w:rsidRPr="00000000" w14:paraId="0000019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w:t>
      </w:r>
      <w:r w:rsidDel="00000000" w:rsidR="00000000" w:rsidRPr="00000000">
        <w:rPr>
          <w:rFonts w:ascii="Arial" w:cs="Arial" w:eastAsia="Arial" w:hAnsi="Arial"/>
          <w:sz w:val="24"/>
          <w:szCs w:val="24"/>
          <w:rtl w:val="0"/>
        </w:rPr>
        <w:t xml:space="preserve">em que os itens recomendados dependem de metadados que os descrevem, quanto menos informações sobre os itens estiverem disponíveis, mais imprecisa será a recomendação. </w:t>
      </w:r>
    </w:p>
    <w:p w:rsidR="00000000" w:rsidDel="00000000" w:rsidP="00000000" w:rsidRDefault="00000000" w:rsidRPr="00000000" w14:paraId="0000019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de filtragem baseada em conteúdo enfrenta menos problemas de partida a frio (cold start problem) do que a abordagem colaborativa. Isso decorre devido que novos usuários ou itens podem ser descritos por suas características (conteúdo), </w:t>
      </w:r>
      <w:r w:rsidDel="00000000" w:rsidR="00000000" w:rsidRPr="00000000">
        <w:rPr>
          <w:rFonts w:ascii="Arial" w:cs="Arial" w:eastAsia="Arial" w:hAnsi="Arial"/>
          <w:sz w:val="24"/>
          <w:szCs w:val="24"/>
          <w:rtl w:val="0"/>
        </w:rPr>
        <w:t xml:space="preserve">permitindo que sugestões relevantes sejam feitas para essas novas entidades. Com informações sobre as características dos itens ou usuários, o sistema consegue gerar recomendações personalizadas e relevantes desde o início, sem precisar depender de interações anteriores do usuário com o sistema.</w:t>
      </w:r>
    </w:p>
    <w:p w:rsidR="00000000" w:rsidDel="00000000" w:rsidP="00000000" w:rsidRDefault="00000000" w:rsidRPr="00000000" w14:paraId="0000019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pStyle w:val="Heading3"/>
        <w:spacing w:after="0" w:line="360" w:lineRule="auto"/>
        <w:jc w:val="both"/>
        <w:rPr/>
      </w:pPr>
      <w:bookmarkStart w:colFirst="0" w:colLast="0" w:name="_heading=h.p5x5by4ljvfb" w:id="16"/>
      <w:bookmarkEnd w:id="16"/>
      <w:r w:rsidDel="00000000" w:rsidR="00000000" w:rsidRPr="00000000">
        <w:rPr>
          <w:rtl w:val="0"/>
        </w:rPr>
        <w:t xml:space="preserve">3.1.5 Filtragem Híbrida </w:t>
      </w:r>
    </w:p>
    <w:p w:rsidR="00000000" w:rsidDel="00000000" w:rsidP="00000000" w:rsidRDefault="00000000" w:rsidRPr="00000000" w14:paraId="0000019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 como por exemplo, combinando sistemas baseados em conteúdo com filtragem colaborativa.</w:t>
      </w:r>
    </w:p>
    <w:p w:rsidR="00000000" w:rsidDel="00000000" w:rsidP="00000000" w:rsidRDefault="00000000" w:rsidRPr="00000000" w14:paraId="0000019E">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11:</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9F">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492000"/>
            <wp:effectExtent b="0" l="0" r="0" t="0"/>
            <wp:docPr id="14" name="image5.png"/>
            <a:graphic>
              <a:graphicData uri="http://schemas.openxmlformats.org/drawingml/2006/picture">
                <pic:pic>
                  <pic:nvPicPr>
                    <pic:cNvPr id="0" name="image5.png"/>
                    <pic:cNvPicPr preferRelativeResize="0"/>
                  </pic:nvPicPr>
                  <pic:blipFill>
                    <a:blip r:embed="rId23"/>
                    <a:srcRect b="0" l="1658" r="1457" t="0"/>
                    <a:stretch>
                      <a:fillRect/>
                    </a:stretch>
                  </pic:blipFill>
                  <pic:spPr>
                    <a:xfrm>
                      <a:off x="0" y="0"/>
                      <a:ext cx="3600000" cy="34920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sdt>
      <w:sdtPr>
        <w:tag w:val="goog_rdk_21"/>
      </w:sdtPr>
      <w:sdtContent>
        <w:p w:rsidR="00000000" w:rsidDel="00000000" w:rsidP="00000000" w:rsidRDefault="00000000" w:rsidRPr="00000000" w14:paraId="000001A1">
          <w:pPr>
            <w:spacing w:after="0" w:line="360" w:lineRule="auto"/>
            <w:ind w:firstLine="709"/>
            <w:jc w:val="both"/>
            <w:rPr>
              <w:ins w:author="João Paulo" w:id="8" w:date="2023-05-06T00:02:13Z"/>
              <w:rFonts w:ascii="Arial" w:cs="Arial" w:eastAsia="Arial" w:hAnsi="Arial"/>
              <w:sz w:val="24"/>
              <w:szCs w:val="24"/>
            </w:rPr>
          </w:pPr>
          <w:r w:rsidDel="00000000" w:rsidR="00000000" w:rsidRPr="00000000">
            <w:rPr>
              <w:rFonts w:ascii="Arial" w:cs="Arial" w:eastAsia="Arial" w:hAnsi="Arial"/>
              <w:sz w:val="24"/>
              <w:szCs w:val="24"/>
              <w:rtl w:val="0"/>
            </w:rPr>
            <w:t xml:space="preserve"> Sistemas de recomendação híbridos são uma abordagem promissora para a geração de recomendações personalizadas e relevantes para os usuários. A combinação de diversas abordagens de recomendação pode resultar em sugestões de melhor qualidade, mas é importante escolher as técnicas apropriadas e integrar as informações de forma eficaz.</w:t>
          </w:r>
          <w:sdt>
            <w:sdtPr>
              <w:tag w:val="goog_rdk_20"/>
            </w:sdtPr>
            <w:sdtContent>
              <w:ins w:author="João Paulo" w:id="8" w:date="2023-05-06T00:02:13Z">
                <w:r w:rsidDel="00000000" w:rsidR="00000000" w:rsidRPr="00000000">
                  <w:rPr>
                    <w:rtl w:val="0"/>
                  </w:rPr>
                </w:r>
              </w:ins>
            </w:sdtContent>
          </w:sdt>
        </w:p>
      </w:sdtContent>
    </w:sdt>
    <w:p w:rsidR="00000000" w:rsidDel="00000000" w:rsidP="00000000" w:rsidRDefault="00000000" w:rsidRPr="00000000" w14:paraId="000001A2">
      <w:pPr>
        <w:spacing w:after="0" w:line="360" w:lineRule="auto"/>
        <w:ind w:firstLine="709"/>
        <w:jc w:val="both"/>
        <w:rPr>
          <w:rFonts w:ascii="Arial" w:cs="Arial" w:eastAsia="Arial" w:hAnsi="Arial"/>
          <w:sz w:val="24"/>
          <w:szCs w:val="24"/>
        </w:rPr>
      </w:pPr>
      <w:sdt>
        <w:sdtPr>
          <w:tag w:val="goog_rdk_22"/>
        </w:sdtPr>
        <w:sdtContent>
          <w:ins w:author="João Paulo" w:id="8" w:date="2023-05-06T00:02:13Z">
            <w:r w:rsidDel="00000000" w:rsidR="00000000" w:rsidRPr="00000000">
              <w:rPr>
                <w:rFonts w:ascii="Arial" w:cs="Arial" w:eastAsia="Arial" w:hAnsi="Arial"/>
                <w:sz w:val="24"/>
                <w:szCs w:val="24"/>
                <w:rtl w:val="0"/>
              </w:rPr>
              <w:t xml:space="preserve">Falar neste parágrafo que seu sistema é um sistema hibrido acompanhado de uma figura como essa de cima ilustrando os algoritmos utilizados seria bem interessante.</w:t>
            </w:r>
          </w:ins>
        </w:sdtContent>
      </w:sdt>
      <w:r w:rsidDel="00000000" w:rsidR="00000000" w:rsidRPr="00000000">
        <w:rPr>
          <w:rtl w:val="0"/>
        </w:rPr>
      </w:r>
    </w:p>
    <w:p w:rsidR="00000000" w:rsidDel="00000000" w:rsidP="00000000" w:rsidRDefault="00000000" w:rsidRPr="00000000" w14:paraId="000001A3">
      <w:pPr>
        <w:spacing w:after="0" w:line="360" w:lineRule="auto"/>
        <w:jc w:val="center"/>
        <w:rPr>
          <w:rFonts w:ascii="Arial" w:cs="Arial" w:eastAsia="Arial" w:hAnsi="Arial"/>
          <w:color w:val="ff0000"/>
          <w:sz w:val="24"/>
          <w:szCs w:val="24"/>
        </w:rPr>
      </w:pPr>
      <w:r w:rsidDel="00000000" w:rsidR="00000000" w:rsidRPr="00000000">
        <w:rPr>
          <w:rFonts w:ascii="Arial" w:cs="Arial" w:eastAsia="Arial" w:hAnsi="Arial"/>
          <w:b w:val="1"/>
          <w:color w:val="ff0000"/>
          <w:sz w:val="24"/>
          <w:szCs w:val="24"/>
          <w:rtl w:val="0"/>
        </w:rPr>
        <w:t xml:space="preserve">Figura 12:</w:t>
      </w:r>
      <w:r w:rsidDel="00000000" w:rsidR="00000000" w:rsidRPr="00000000">
        <w:rPr>
          <w:rFonts w:ascii="Arial" w:cs="Arial" w:eastAsia="Arial" w:hAnsi="Arial"/>
          <w:color w:val="ff0000"/>
          <w:sz w:val="24"/>
          <w:szCs w:val="24"/>
          <w:rtl w:val="0"/>
        </w:rPr>
        <w:t xml:space="preserve"> Técnicas de pré-processamento de dados</w:t>
      </w:r>
    </w:p>
    <w:p w:rsidR="00000000" w:rsidDel="00000000" w:rsidP="00000000" w:rsidRDefault="00000000" w:rsidRPr="00000000" w14:paraId="000001A4">
      <w:pPr>
        <w:spacing w:after="0" w:line="42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rPr>
          <w:rFonts w:ascii="Arial" w:cs="Arial" w:eastAsia="Arial" w:hAnsi="Arial"/>
          <w:sz w:val="24"/>
          <w:szCs w:val="24"/>
          <w:highlight w:val="red"/>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1">
      <w:pPr>
        <w:pStyle w:val="Heading1"/>
        <w:rPr>
          <w:sz w:val="24"/>
          <w:szCs w:val="24"/>
        </w:rPr>
      </w:pPr>
      <w:bookmarkStart w:colFirst="0" w:colLast="0" w:name="_heading=h.2whmw4qhzrby" w:id="17"/>
      <w:bookmarkEnd w:id="17"/>
      <w:r w:rsidDel="00000000" w:rsidR="00000000" w:rsidRPr="00000000">
        <w:rPr>
          <w:sz w:val="24"/>
          <w:szCs w:val="24"/>
          <w:rtl w:val="0"/>
        </w:rPr>
        <w:t xml:space="preserve">4 ALGORITMOS </w:t>
      </w:r>
    </w:p>
    <w:sdt>
      <w:sdtPr>
        <w:tag w:val="goog_rdk_24"/>
      </w:sdtPr>
      <w:sdtContent>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360" w:lineRule="auto"/>
            <w:ind w:firstLine="709"/>
            <w:jc w:val="both"/>
            <w:rPr>
              <w:ins w:author="João Paulo" w:id="9" w:date="2023-04-19T14:53:38Z"/>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sdt>
            <w:sdtPr>
              <w:tag w:val="goog_rdk_23"/>
            </w:sdtPr>
            <w:sdtContent>
              <w:ins w:author="João Paulo" w:id="9" w:date="2023-04-19T14:53:38Z">
                <w:r w:rsidDel="00000000" w:rsidR="00000000" w:rsidRPr="00000000">
                  <w:rPr>
                    <w:rtl w:val="0"/>
                  </w:rPr>
                </w:r>
              </w:ins>
            </w:sdtContent>
          </w:sdt>
        </w:p>
      </w:sdtContent>
    </w:sdt>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pStyle w:val="Heading2"/>
        <w:spacing w:after="0" w:line="360" w:lineRule="auto"/>
        <w:jc w:val="both"/>
        <w:rPr>
          <w:vertAlign w:val="baseline"/>
        </w:rPr>
      </w:pPr>
      <w:bookmarkStart w:colFirst="0" w:colLast="0" w:name="_heading=h.jytsn3xw1cz7" w:id="18"/>
      <w:bookmarkEnd w:id="18"/>
      <w:r w:rsidDel="00000000" w:rsidR="00000000" w:rsidRPr="00000000">
        <w:rPr>
          <w:rtl w:val="0"/>
        </w:rPr>
        <w:t xml:space="preserve">4.1 ESTRATÉGIA BASEADA EM </w:t>
      </w:r>
      <w:r w:rsidDel="00000000" w:rsidR="00000000" w:rsidRPr="00000000">
        <w:rPr>
          <w:vertAlign w:val="baseline"/>
          <w:rtl w:val="0"/>
        </w:rPr>
        <w:t xml:space="preserve">CONTEÚDO</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calculada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w:t>
      </w:r>
      <w:r w:rsidDel="00000000" w:rsidR="00000000" w:rsidRPr="00000000">
        <w:rPr>
          <w:rFonts w:ascii="Arial" w:cs="Arial" w:eastAsia="Arial" w:hAnsi="Arial"/>
          <w:sz w:val="24"/>
          <w:szCs w:val="24"/>
          <w:rtl w:val="0"/>
        </w:rPr>
        <w:t xml:space="preserve">Chama-se de filtragem baseada em conteúdo quando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sz w:val="24"/>
          <w:szCs w:val="24"/>
          <w:rtl w:val="0"/>
        </w:rPr>
        <w:t xml:space="preserve">s metadados dos filmes (conteúdo) são utilizados. </w:t>
      </w:r>
      <w:sdt>
        <w:sdtPr>
          <w:tag w:val="goog_rdk_25"/>
        </w:sdtPr>
        <w:sdtContent>
          <w:ins w:author="João Paulo" w:id="10" w:date="2023-04-19T14:52:00Z">
            <w:r w:rsidDel="00000000" w:rsidR="00000000" w:rsidRPr="00000000">
              <w:rPr>
                <w:rFonts w:ascii="Arial" w:cs="Arial" w:eastAsia="Arial" w:hAnsi="Arial"/>
                <w:sz w:val="24"/>
                <w:szCs w:val="24"/>
                <w:rtl w:val="0"/>
              </w:rPr>
              <w:t xml:space="preserve">Nesta etapa foram utilizados </w:t>
            </w:r>
          </w:ins>
        </w:sdtContent>
      </w:sdt>
      <w:sdt>
        <w:sdtPr>
          <w:tag w:val="goog_rdk_26"/>
        </w:sdtPr>
        <w:sdtContent>
          <w:del w:author="João Paulo" w:id="10" w:date="2023-04-19T14:52:00Z">
            <w:r w:rsidDel="00000000" w:rsidR="00000000" w:rsidRPr="00000000">
              <w:rPr>
                <w:rFonts w:ascii="Arial" w:cs="Arial" w:eastAsia="Arial" w:hAnsi="Arial"/>
                <w:sz w:val="24"/>
                <w:szCs w:val="24"/>
                <w:rtl w:val="0"/>
              </w:rPr>
              <w:delText xml:space="preserve">Para iniciar a implementação desse mecanismo foram lidos</w:delText>
            </w:r>
          </w:del>
        </w:sdtContent>
      </w:sdt>
      <w:r w:rsidDel="00000000" w:rsidR="00000000" w:rsidRPr="00000000">
        <w:rPr>
          <w:rFonts w:ascii="Arial" w:cs="Arial" w:eastAsia="Arial" w:hAnsi="Arial"/>
          <w:sz w:val="24"/>
          <w:szCs w:val="24"/>
          <w:rtl w:val="0"/>
        </w:rPr>
        <w:t xml:space="preserve"> os datasets</w:t>
      </w:r>
      <w:sdt>
        <w:sdtPr>
          <w:tag w:val="goog_rdk_27"/>
        </w:sdtPr>
        <w:sdtContent>
          <w:ins w:author="João Paulo" w:id="11" w:date="2023-04-19T14:52:22Z">
            <w:r w:rsidDel="00000000" w:rsidR="00000000" w:rsidRPr="00000000">
              <w:rPr>
                <w:rFonts w:ascii="Arial" w:cs="Arial" w:eastAsia="Arial" w:hAnsi="Arial"/>
                <w:sz w:val="24"/>
                <w:szCs w:val="24"/>
                <w:rtl w:val="0"/>
              </w:rPr>
              <w:t xml:space="preserve"> (citar quais datasets)</w:t>
            </w:r>
          </w:ins>
        </w:sdtContent>
      </w:sdt>
      <w:r w:rsidDel="00000000" w:rsidR="00000000" w:rsidRPr="00000000">
        <w:rPr>
          <w:rFonts w:ascii="Arial" w:cs="Arial" w:eastAsia="Arial" w:hAnsi="Arial"/>
          <w:sz w:val="24"/>
          <w:szCs w:val="24"/>
          <w:rtl w:val="0"/>
        </w:rPr>
        <w:t xml:space="preserve">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7">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r w:rsidDel="00000000" w:rsidR="00000000" w:rsidRPr="00000000">
        <w:rPr>
          <w:rFonts w:ascii="Arial" w:cs="Arial" w:eastAsia="Arial" w:hAnsi="Arial"/>
          <w:sz w:val="24"/>
          <w:szCs w:val="24"/>
          <w:rtl w:val="0"/>
        </w:rPr>
        <w:t xml:space="preserve"> após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sz w:val="24"/>
          <w:szCs w:val="24"/>
          <w:rtl w:val="0"/>
        </w:rPr>
        <w:t xml:space="preserve">ds_filmes</w:t>
      </w:r>
      <w:r w:rsidDel="00000000" w:rsidR="00000000" w:rsidRPr="00000000">
        <w:rPr>
          <w:rFonts w:ascii="Arial" w:cs="Arial" w:eastAsia="Arial" w:hAnsi="Arial"/>
          <w:sz w:val="24"/>
          <w:szCs w:val="24"/>
          <w:rtl w:val="0"/>
        </w:rPr>
        <w:t xml:space="preserve"> que será utilizado na implementação do kNN.</w:t>
      </w:r>
      <w:r w:rsidDel="00000000" w:rsidR="00000000" w:rsidRPr="00000000">
        <w:rPr>
          <w:rtl w:val="0"/>
        </w:rPr>
      </w:r>
    </w:p>
    <w:p w:rsidR="00000000" w:rsidDel="00000000" w:rsidP="00000000" w:rsidRDefault="00000000" w:rsidRPr="00000000" w14:paraId="000001B8">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r w:rsidDel="00000000" w:rsidR="00000000" w:rsidRPr="00000000">
        <w:rPr>
          <w:rFonts w:ascii="Arial" w:cs="Arial" w:eastAsia="Arial" w:hAnsi="Arial"/>
          <w:sz w:val="24"/>
          <w:szCs w:val="24"/>
          <w:rtl w:val="0"/>
        </w:rPr>
        <w:t xml:space="preserve">(ex. equipe de animação</w:t>
      </w:r>
      <w:r w:rsidDel="00000000" w:rsidR="00000000" w:rsidRPr="00000000">
        <w:rPr>
          <w:rFonts w:ascii="Arial" w:cs="Arial" w:eastAsia="Arial" w:hAnsi="Arial"/>
          <w:sz w:val="24"/>
          <w:szCs w:val="24"/>
          <w:rtl w:val="0"/>
        </w:rPr>
        <w:t xml:space="preserve">, efeitos especiais</w:t>
      </w:r>
      <w:r w:rsidDel="00000000" w:rsidR="00000000" w:rsidRPr="00000000">
        <w:rPr>
          <w:rFonts w:ascii="Arial" w:cs="Arial" w:eastAsia="Arial" w:hAnsi="Arial"/>
          <w:sz w:val="24"/>
          <w:szCs w:val="24"/>
          <w:rtl w:val="0"/>
        </w:rPr>
        <w:t xml:space="preserve">, produtores, editores entre outros)</w:t>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1B9">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criada a função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1BA">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568700"/>
            <wp:effectExtent b="0" l="0" r="0" t="0"/>
            <wp:docPr id="1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w:t>
      </w:r>
      <w:r w:rsidDel="00000000" w:rsidR="00000000" w:rsidRPr="00000000">
        <w:rPr>
          <w:rFonts w:ascii="Arial" w:cs="Arial" w:eastAsia="Arial" w:hAnsi="Arial"/>
          <w:sz w:val="24"/>
          <w:szCs w:val="24"/>
          <w:rtl w:val="0"/>
        </w:rPr>
        <w:t xml:space="preserve">dump</w:t>
      </w:r>
      <w:r w:rsidDel="00000000" w:rsidR="00000000" w:rsidRPr="00000000">
        <w:rPr>
          <w:rFonts w:ascii="Arial" w:cs="Arial" w:eastAsia="Arial" w:hAnsi="Arial"/>
          <w:sz w:val="24"/>
          <w:szCs w:val="24"/>
          <w:rtl w:val="0"/>
        </w:rPr>
        <w:t xml:space="preserve">)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1BC">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calcular 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similaridade cossen</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sz w:val="24"/>
          <w:szCs w:val="24"/>
          <w:rtl w:val="0"/>
        </w:rPr>
        <w:t xml:space="preserve">. Após calcular a contagem de frequência de cada palavra,  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1B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457700"/>
            <wp:effectExtent b="0" l="0" r="0" t="0"/>
            <wp:docPr id="3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w:t>
      </w:r>
      <w:sdt>
        <w:sdtPr>
          <w:tag w:val="goog_rdk_28"/>
        </w:sdtPr>
        <w:sdtContent>
          <w:commentRangeStart w:id="11"/>
        </w:sdtContent>
      </w:sdt>
      <w:r w:rsidDel="00000000" w:rsidR="00000000" w:rsidRPr="00000000">
        <w:rPr>
          <w:rFonts w:ascii="Arial" w:cs="Arial" w:eastAsia="Arial" w:hAnsi="Arial"/>
          <w:sz w:val="24"/>
          <w:szCs w:val="24"/>
          <w:rtl w:val="0"/>
        </w:rPr>
        <w:t xml:space="preserve">sopa de palavras</w:t>
      </w:r>
      <w:commentRangeEnd w:id="11"/>
      <w:r w:rsidDel="00000000" w:rsidR="00000000" w:rsidRPr="00000000">
        <w:commentReference w:id="11"/>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Em seguida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da biblioteca do Scikit-Learn para criar uma matriz de contagem de tokens, como está descrito no algoritmo abaixo:</w:t>
      </w:r>
    </w:p>
    <w:p w:rsidR="00000000" w:rsidDel="00000000" w:rsidP="00000000" w:rsidRDefault="00000000" w:rsidRPr="00000000" w14:paraId="000001B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w:t>
      </w:r>
      <w:r w:rsidDel="00000000" w:rsidR="00000000" w:rsidRPr="00000000">
        <w:rPr>
          <w:rFonts w:ascii="Arial" w:cs="Arial" w:eastAsia="Arial" w:hAnsi="Arial"/>
          <w:sz w:val="24"/>
          <w:szCs w:val="24"/>
          <w:rtl w:val="0"/>
        </w:rPr>
        <w:t xml:space="preserve"> n-grams</w:t>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sopa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1C1">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sz w:val="24"/>
          <w:szCs w:val="24"/>
          <w:rtl w:val="0"/>
        </w:rPr>
        <w:t xml:space="preserve"> que irá aprender o dicionário de vocabulário e retornar uma matriz documento-termo, posteriormente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1C2">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pStyle w:val="Heading2"/>
        <w:spacing w:after="0" w:line="360" w:lineRule="auto"/>
        <w:jc w:val="both"/>
        <w:rPr>
          <w:vertAlign w:val="baseline"/>
        </w:rPr>
      </w:pPr>
      <w:bookmarkStart w:colFirst="0" w:colLast="0" w:name="_heading=h.2gof8fv94xc4" w:id="19"/>
      <w:bookmarkEnd w:id="19"/>
      <w:r w:rsidDel="00000000" w:rsidR="00000000" w:rsidRPr="00000000">
        <w:rPr>
          <w:rtl w:val="0"/>
        </w:rPr>
        <w:t xml:space="preserve">4.2 ESTRATÉGIA </w:t>
      </w:r>
      <w:r w:rsidDel="00000000" w:rsidR="00000000" w:rsidRPr="00000000">
        <w:rPr>
          <w:vertAlign w:val="baseline"/>
          <w:rtl w:val="0"/>
        </w:rPr>
        <w:t xml:space="preserve">COLABORATIVA </w:t>
      </w:r>
      <w:r w:rsidDel="00000000" w:rsidR="00000000" w:rsidRPr="00000000">
        <w:rPr>
          <w:rtl w:val="0"/>
        </w:rPr>
        <w:t xml:space="preserve">COM SVD</w:t>
      </w:r>
      <w:r w:rsidDel="00000000" w:rsidR="00000000" w:rsidRPr="00000000">
        <w:rPr>
          <w:rtl w:val="0"/>
        </w:rPr>
      </w:r>
    </w:p>
    <w:p w:rsidR="00000000" w:rsidDel="00000000" w:rsidP="00000000" w:rsidRDefault="00000000" w:rsidRPr="00000000" w14:paraId="000001D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w:t>
      </w:r>
      <w:sdt>
        <w:sdtPr>
          <w:tag w:val="goog_rdk_29"/>
        </w:sdtPr>
        <w:sdtContent>
          <w:ins w:author="João Paulo" w:id="12" w:date="2023-04-19T15:04:17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Qualquer usuário independente de quem seja, que usar esse mecanismo, irá obter as mesmas recomendações caso realize uma consulta para um determinado filme.</w:t>
      </w:r>
    </w:p>
    <w:p w:rsidR="00000000" w:rsidDel="00000000" w:rsidP="00000000" w:rsidRDefault="00000000" w:rsidRPr="00000000" w14:paraId="000001D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w:t>
      </w:r>
      <w:sdt>
        <w:sdtPr>
          <w:tag w:val="goog_rdk_30"/>
        </w:sdtPr>
        <w:sdtContent>
          <w:ins w:author="João Paulo" w:id="13" w:date="2023-04-19T15:21:14Z"/>
          <w:sdt>
            <w:sdtPr>
              <w:tag w:val="goog_rdk_31"/>
            </w:sdtPr>
            <w:sdtContent>
              <w:commentRangeStart w:id="12"/>
            </w:sdtContent>
          </w:sdt>
          <w:ins w:author="João Paulo" w:id="13" w:date="2023-04-19T15:21:14Z">
            <w:r w:rsidDel="00000000" w:rsidR="00000000" w:rsidRPr="00000000">
              <w:rPr>
                <w:rFonts w:ascii="Arial" w:cs="Arial" w:eastAsia="Arial" w:hAnsi="Arial"/>
                <w:sz w:val="24"/>
                <w:szCs w:val="24"/>
                <w:rtl w:val="0"/>
              </w:rPr>
              <w:t xml:space="preserve"> (Algoritmo 4)</w:t>
            </w:r>
          </w:ins>
        </w:sdtContent>
      </w:sdt>
      <w:commentRangeEnd w:id="12"/>
      <w:r w:rsidDel="00000000" w:rsidR="00000000" w:rsidRPr="00000000">
        <w:commentReference w:id="12"/>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w:t>
      </w:r>
    </w:p>
    <w:p w:rsidR="00000000" w:rsidDel="00000000" w:rsidP="00000000" w:rsidRDefault="00000000" w:rsidRPr="00000000" w14:paraId="000001D2">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spacing w:after="0" w:line="360"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Figura 13:</w:t>
      </w:r>
      <w:r w:rsidDel="00000000" w:rsidR="00000000" w:rsidRPr="00000000">
        <w:rPr>
          <w:rFonts w:ascii="Arial" w:cs="Arial" w:eastAsia="Arial" w:hAnsi="Arial"/>
          <w:sz w:val="24"/>
          <w:szCs w:val="24"/>
          <w:rtl w:val="0"/>
        </w:rPr>
        <w:t xml:space="preserve"> Ilustração do método baseado em usuário e baseado em item.</w:t>
      </w:r>
      <w:r w:rsidDel="00000000" w:rsidR="00000000" w:rsidRPr="00000000">
        <w:rPr>
          <w:rtl w:val="0"/>
        </w:rPr>
      </w:r>
    </w:p>
    <w:p w:rsidR="00000000" w:rsidDel="00000000" w:rsidP="00000000" w:rsidRDefault="00000000" w:rsidRPr="00000000" w14:paraId="000001D4">
      <w:pPr>
        <w:spacing w:after="0" w:line="360" w:lineRule="auto"/>
        <w:ind w:firstLine="720"/>
        <w:jc w:val="right"/>
        <w:rPr>
          <w:rFonts w:ascii="Arial" w:cs="Arial" w:eastAsia="Arial" w:hAnsi="Arial"/>
          <w:sz w:val="24"/>
          <w:szCs w:val="24"/>
        </w:rPr>
      </w:pPr>
      <w:sdt>
        <w:sdtPr>
          <w:tag w:val="goog_rdk_32"/>
        </w:sdtPr>
        <w:sdtContent>
          <w:commentRangeStart w:id="13"/>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33" name="image19.png"/>
            <a:graphic>
              <a:graphicData uri="http://schemas.openxmlformats.org/drawingml/2006/picture">
                <pic:pic>
                  <pic:nvPicPr>
                    <pic:cNvPr id="0" name="image19.png"/>
                    <pic:cNvPicPr preferRelativeResize="0"/>
                  </pic:nvPicPr>
                  <pic:blipFill>
                    <a:blip r:embed="rId27"/>
                    <a:srcRect b="25324" l="0" r="0" t="31504"/>
                    <a:stretch>
                      <a:fillRect/>
                    </a:stretch>
                  </pic:blipFill>
                  <pic:spPr>
                    <a:xfrm>
                      <a:off x="0" y="0"/>
                      <a:ext cx="5762625" cy="2485387"/>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D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estratégia</w:t>
      </w:r>
      <w:r w:rsidDel="00000000" w:rsidR="00000000" w:rsidRPr="00000000">
        <w:rPr>
          <w:rFonts w:ascii="Arial" w:cs="Arial" w:eastAsia="Arial" w:hAnsi="Arial"/>
          <w:i w:val="1"/>
          <w:sz w:val="24"/>
          <w:szCs w:val="24"/>
          <w:rtl w:val="0"/>
        </w:rPr>
        <w:t xml:space="preserve"> colaborativa</w:t>
      </w:r>
      <w:r w:rsidDel="00000000" w:rsidR="00000000" w:rsidRPr="00000000">
        <w:rPr>
          <w:rFonts w:ascii="Arial" w:cs="Arial" w:eastAsia="Arial" w:hAnsi="Arial"/>
          <w:sz w:val="24"/>
          <w:szCs w:val="24"/>
          <w:rtl w:val="0"/>
        </w:rPr>
        <w:t xml:space="preserve"> foi implementada utilizando a biblioteca </w:t>
      </w:r>
      <w:r w:rsidDel="00000000" w:rsidR="00000000" w:rsidRPr="00000000">
        <w:rPr>
          <w:rFonts w:ascii="Arial" w:cs="Arial" w:eastAsia="Arial" w:hAnsi="Arial"/>
          <w:i w:val="1"/>
          <w:sz w:val="24"/>
          <w:szCs w:val="24"/>
          <w:rtl w:val="0"/>
        </w:rPr>
        <w:t xml:space="preserve">Surprise,</w:t>
      </w:r>
      <w:r w:rsidDel="00000000" w:rsidR="00000000" w:rsidRPr="00000000">
        <w:rPr>
          <w:rFonts w:ascii="Arial" w:cs="Arial" w:eastAsia="Arial" w:hAnsi="Arial"/>
          <w:sz w:val="24"/>
          <w:szCs w:val="24"/>
          <w:rtl w:val="0"/>
        </w:rPr>
        <w:t xml:space="preserve"> usando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1D7">
      <w:pPr>
        <w:spacing w:after="0" w:line="360" w:lineRule="auto"/>
        <w:ind w:firstLine="720"/>
        <w:jc w:val="both"/>
        <w:rPr>
          <w:rFonts w:ascii="Arial" w:cs="Arial" w:eastAsia="Arial" w:hAnsi="Arial"/>
          <w:sz w:val="24"/>
          <w:szCs w:val="24"/>
        </w:rPr>
      </w:pPr>
      <w:sdt>
        <w:sdtPr>
          <w:tag w:val="goog_rdk_33"/>
        </w:sdtPr>
        <w:sdtContent>
          <w:commentRangeStart w:id="14"/>
        </w:sdtContent>
      </w:sdt>
      <w:r w:rsidDel="00000000" w:rsidR="00000000" w:rsidRPr="00000000">
        <w:rPr>
          <w:rFonts w:ascii="Arial" w:cs="Arial" w:eastAsia="Arial" w:hAnsi="Arial"/>
          <w:sz w:val="24"/>
          <w:szCs w:val="24"/>
          <w:rtl w:val="0"/>
        </w:rPr>
        <w:t xml:space="preserve">Na linha 2</w:t>
      </w:r>
      <w:commentRangeEnd w:id="14"/>
      <w:r w:rsidDel="00000000" w:rsidR="00000000" w:rsidRPr="00000000">
        <w:commentReference w:id="14"/>
      </w:r>
      <w:r w:rsidDel="00000000" w:rsidR="00000000" w:rsidRPr="00000000">
        <w:rPr>
          <w:rFonts w:ascii="Arial" w:cs="Arial" w:eastAsia="Arial" w:hAnsi="Arial"/>
          <w:sz w:val="24"/>
          <w:szCs w:val="24"/>
          <w:rtl w:val="0"/>
        </w:rPr>
        <w:t xml:space="preserve"> (Algoritmo 4),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avaliações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será usado na implementação do kNN</w:t>
      </w:r>
      <w:sdt>
        <w:sdtPr>
          <w:tag w:val="goog_rdk_34"/>
        </w:sdtPr>
        <w:sdtContent>
          <w:ins w:author="João Paulo" w:id="14" w:date="2023-04-19T15:24:45Z">
            <w:r w:rsidDel="00000000" w:rsidR="00000000" w:rsidRPr="00000000">
              <w:rPr>
                <w:rFonts w:ascii="Arial" w:cs="Arial" w:eastAsia="Arial" w:hAnsi="Arial"/>
                <w:sz w:val="24"/>
                <w:szCs w:val="24"/>
                <w:rtl w:val="0"/>
              </w:rPr>
              <w:t xml:space="preserve"> (linha 3)</w:t>
            </w:r>
          </w:ins>
        </w:sdtContent>
      </w:sdt>
      <w:r w:rsidDel="00000000" w:rsidR="00000000" w:rsidRPr="00000000">
        <w:rPr>
          <w:rFonts w:ascii="Arial" w:cs="Arial" w:eastAsia="Arial" w:hAnsi="Arial"/>
          <w:sz w:val="24"/>
          <w:szCs w:val="24"/>
          <w:rtl w:val="0"/>
        </w:rPr>
        <w:t xml:space="preserve">.</w:t>
      </w:r>
      <w:sdt>
        <w:sdtPr>
          <w:tag w:val="goog_rdk_35"/>
        </w:sdtPr>
        <w:sdtContent>
          <w:commentRangeStart w:id="15"/>
        </w:sdtContent>
      </w:sdt>
      <w:r w:rsidDel="00000000" w:rsidR="00000000" w:rsidRPr="00000000">
        <w:rPr>
          <w:rtl w:val="0"/>
        </w:rPr>
      </w:r>
    </w:p>
    <w:p w:rsidR="00000000" w:rsidDel="00000000" w:rsidP="00000000" w:rsidRDefault="00000000" w:rsidRPr="00000000" w14:paraId="000001D8">
      <w:pPr>
        <w:spacing w:after="0" w:line="360" w:lineRule="auto"/>
        <w:ind w:left="0" w:firstLine="0"/>
        <w:jc w:val="both"/>
        <w:rPr>
          <w:rFonts w:ascii="Arial" w:cs="Arial" w:eastAsia="Arial" w:hAnsi="Arial"/>
          <w:sz w:val="24"/>
          <w:szCs w:val="24"/>
        </w:rPr>
      </w:pPr>
      <w:commentRangeEnd w:id="15"/>
      <w:r w:rsidDel="00000000" w:rsidR="00000000" w:rsidRPr="00000000">
        <w:commentReference w:id="15"/>
      </w:r>
      <w:r w:rsidDel="00000000" w:rsidR="00000000" w:rsidRPr="00000000">
        <w:rPr>
          <w:rFonts w:ascii="Arial" w:cs="Arial" w:eastAsia="Arial" w:hAnsi="Arial"/>
          <w:sz w:val="24"/>
          <w:szCs w:val="24"/>
        </w:rPr>
        <w:drawing>
          <wp:inline distB="114300" distT="114300" distL="114300" distR="114300">
            <wp:extent cx="5759775" cy="3111500"/>
            <wp:effectExtent b="0" l="0" r="0" t="0"/>
            <wp:docPr id="1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1D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B">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feito o uso da função </w:t>
      </w:r>
      <w:r w:rsidDel="00000000" w:rsidR="00000000" w:rsidRPr="00000000">
        <w:rPr>
          <w:rFonts w:ascii="Arial" w:cs="Arial" w:eastAsia="Arial" w:hAnsi="Arial"/>
          <w:i w:val="1"/>
          <w:sz w:val="24"/>
          <w:szCs w:val="24"/>
          <w:rtl w:val="0"/>
        </w:rPr>
        <w:t xml:space="preserve">build_full_trainset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sdt>
        <w:sdtPr>
          <w:tag w:val="goog_rdk_36"/>
        </w:sdtPr>
        <w:sdtContent>
          <w:commentRangeStart w:id="16"/>
        </w:sdtContent>
      </w:sdt>
      <w:r w:rsidDel="00000000" w:rsidR="00000000" w:rsidRPr="00000000">
        <w:rPr>
          <w:rFonts w:ascii="Arial" w:cs="Arial" w:eastAsia="Arial" w:hAnsi="Arial"/>
          <w:sz w:val="24"/>
          <w:szCs w:val="24"/>
          <w:rtl w:val="0"/>
        </w:rPr>
        <w:t xml:space="preserve">decomposição de valores singulares (SVD)</w:t>
      </w:r>
      <w:commentRangeEnd w:id="16"/>
      <w:r w:rsidDel="00000000" w:rsidR="00000000" w:rsidRPr="00000000">
        <w:commentReference w:id="16"/>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DC">
      <w:pPr>
        <w:pStyle w:val="Heading2"/>
        <w:spacing w:after="0" w:line="360" w:lineRule="auto"/>
        <w:jc w:val="both"/>
        <w:rPr/>
      </w:pPr>
      <w:bookmarkStart w:colFirst="0" w:colLast="0" w:name="_heading=h.1cc6g2x9afnz" w:id="20"/>
      <w:bookmarkEnd w:id="20"/>
      <w:r w:rsidDel="00000000" w:rsidR="00000000" w:rsidRPr="00000000">
        <w:rPr>
          <w:rtl w:val="0"/>
        </w:rPr>
        <w:t xml:space="preserve">4.3 ESTRATÉGIA COLABORATIVA COM VIZINHOS MAIS PRÓXIMOS (k-NN)</w:t>
      </w:r>
    </w:p>
    <w:p w:rsidR="00000000" w:rsidDel="00000000" w:rsidP="00000000" w:rsidRDefault="00000000" w:rsidRPr="00000000" w14:paraId="000001D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o algoritmo de recomendação usando o K-NN (K - Nearest Neighbors ou K - Vizinhos mais Próximos) que usa a técnica de filtragem colaborativa baseada em usuários. Este algoritmo tem por objetivo realizar a recomendação de filmes para um usuário específico com base nas avaliações de outros usuários. Esse algoritmo faz uso de </w:t>
      </w:r>
      <w:sdt>
        <w:sdtPr>
          <w:tag w:val="goog_rdk_37"/>
        </w:sdtPr>
        <w:sdtContent>
          <w:commentRangeStart w:id="17"/>
        </w:sdtContent>
      </w:sdt>
      <w:r w:rsidDel="00000000" w:rsidR="00000000" w:rsidRPr="00000000">
        <w:rPr>
          <w:rFonts w:ascii="Arial" w:cs="Arial" w:eastAsia="Arial" w:hAnsi="Arial"/>
          <w:sz w:val="24"/>
          <w:szCs w:val="24"/>
          <w:rtl w:val="0"/>
        </w:rPr>
        <w:t xml:space="preserve">alguns </w:t>
      </w:r>
      <w:commentRangeEnd w:id="17"/>
      <w:r w:rsidDel="00000000" w:rsidR="00000000" w:rsidRPr="00000000">
        <w:commentReference w:id="17"/>
      </w:r>
      <w:r w:rsidDel="00000000" w:rsidR="00000000" w:rsidRPr="00000000">
        <w:rPr>
          <w:rFonts w:ascii="Arial" w:cs="Arial" w:eastAsia="Arial" w:hAnsi="Arial"/>
          <w:sz w:val="24"/>
          <w:szCs w:val="24"/>
          <w:rtl w:val="0"/>
        </w:rPr>
        <w:t xml:space="preserve">dataframes criados nas seções anteriores e que são passados como parâmetros da </w:t>
      </w:r>
      <w:sdt>
        <w:sdtPr>
          <w:tag w:val="goog_rdk_38"/>
        </w:sdtPr>
        <w:sdtContent>
          <w:commentRangeStart w:id="18"/>
        </w:sdtContent>
      </w:sdt>
      <w:r w:rsidDel="00000000" w:rsidR="00000000" w:rsidRPr="00000000">
        <w:rPr>
          <w:rFonts w:ascii="Arial" w:cs="Arial" w:eastAsia="Arial" w:hAnsi="Arial"/>
          <w:sz w:val="24"/>
          <w:szCs w:val="24"/>
          <w:rtl w:val="0"/>
        </w:rPr>
        <w:t xml:space="preserve">função</w:t>
      </w:r>
      <w:commentRangeEnd w:id="18"/>
      <w:r w:rsidDel="00000000" w:rsidR="00000000" w:rsidRPr="00000000">
        <w:commentReference w:id="18"/>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E">
      <w:pPr>
        <w:spacing w:after="0" w:line="360" w:lineRule="auto"/>
        <w:ind w:firstLine="720"/>
        <w:jc w:val="both"/>
        <w:rPr>
          <w:rFonts w:ascii="Arial" w:cs="Arial" w:eastAsia="Arial" w:hAnsi="Arial"/>
          <w:sz w:val="24"/>
          <w:szCs w:val="24"/>
        </w:rPr>
      </w:pPr>
      <w:sdt>
        <w:sdtPr>
          <w:tag w:val="goog_rdk_39"/>
        </w:sdtPr>
        <w:sdtContent>
          <w:commentRangeStart w:id="19"/>
        </w:sdtContent>
      </w:sdt>
      <w:r w:rsidDel="00000000" w:rsidR="00000000" w:rsidRPr="00000000">
        <w:rPr>
          <w:rFonts w:ascii="Arial" w:cs="Arial" w:eastAsia="Arial" w:hAnsi="Arial"/>
          <w:sz w:val="24"/>
          <w:szCs w:val="24"/>
          <w:rtl w:val="0"/>
        </w:rPr>
        <w:t xml:space="preserve">Para implementação desse </w:t>
      </w:r>
      <w:sdt>
        <w:sdtPr>
          <w:tag w:val="goog_rdk_40"/>
        </w:sdtPr>
        <w:sdtContent>
          <w:ins w:author="João Paulo" w:id="15" w:date="2023-04-19T15:11:32Z">
            <w:r w:rsidDel="00000000" w:rsidR="00000000" w:rsidRPr="00000000">
              <w:rPr>
                <w:rFonts w:ascii="Arial" w:cs="Arial" w:eastAsia="Arial" w:hAnsi="Arial"/>
                <w:sz w:val="24"/>
                <w:szCs w:val="24"/>
                <w:rtl w:val="0"/>
              </w:rPr>
              <w:t xml:space="preserve">algoritmo</w:t>
            </w:r>
          </w:ins>
        </w:sdtContent>
      </w:sdt>
      <w:sdt>
        <w:sdtPr>
          <w:tag w:val="goog_rdk_41"/>
        </w:sdtPr>
        <w:sdtContent>
          <w:del w:author="João Paulo" w:id="15" w:date="2023-04-19T15:11:32Z">
            <w:r w:rsidDel="00000000" w:rsidR="00000000" w:rsidRPr="00000000">
              <w:rPr>
                <w:rFonts w:ascii="Arial" w:cs="Arial" w:eastAsia="Arial" w:hAnsi="Arial"/>
                <w:sz w:val="24"/>
                <w:szCs w:val="24"/>
                <w:rtl w:val="0"/>
              </w:rPr>
              <w:delText xml:space="preserve">mecanismo </w:delText>
            </w:r>
          </w:del>
        </w:sdtContent>
      </w:sdt>
      <w:sdt>
        <w:sdtPr>
          <w:tag w:val="goog_rdk_42"/>
        </w:sdtPr>
        <w:sdtContent>
          <w:ins w:author="João Paulo" w:id="15" w:date="2023-04-19T15:11: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commentRangeEnd w:id="19"/>
      <w:r w:rsidDel="00000000" w:rsidR="00000000" w:rsidRPr="00000000">
        <w:commentReference w:id="19"/>
      </w:r>
      <w:r w:rsidDel="00000000" w:rsidR="00000000" w:rsidRPr="00000000">
        <w:rPr>
          <w:rFonts w:ascii="Arial" w:cs="Arial" w:eastAsia="Arial" w:hAnsi="Arial"/>
          <w:sz w:val="24"/>
          <w:szCs w:val="24"/>
          <w:rtl w:val="0"/>
        </w:rPr>
        <w:t xml:space="preserve"> (criada na </w:t>
      </w:r>
      <w:sdt>
        <w:sdtPr>
          <w:tag w:val="goog_rdk_43"/>
        </w:sdtPr>
        <w:sdtContent>
          <w:ins w:author="João Paulo" w:id="16" w:date="2023-04-19T15:12:11Z">
            <w:r w:rsidDel="00000000" w:rsidR="00000000" w:rsidRPr="00000000">
              <w:rPr>
                <w:rFonts w:ascii="Arial" w:cs="Arial" w:eastAsia="Arial" w:hAnsi="Arial"/>
                <w:sz w:val="24"/>
                <w:szCs w:val="24"/>
                <w:rtl w:val="0"/>
              </w:rPr>
              <w:t xml:space="preserve">Seção 3.1</w:t>
            </w:r>
          </w:ins>
        </w:sdtContent>
      </w:sdt>
      <w:sdt>
        <w:sdtPr>
          <w:tag w:val="goog_rdk_44"/>
        </w:sdtPr>
        <w:sdtContent>
          <w:del w:author="João Paulo" w:id="16" w:date="2023-04-19T15:12:11Z">
            <w:r w:rsidDel="00000000" w:rsidR="00000000" w:rsidRPr="00000000">
              <w:rPr>
                <w:rFonts w:ascii="Arial" w:cs="Arial" w:eastAsia="Arial" w:hAnsi="Arial"/>
                <w:sz w:val="24"/>
                <w:szCs w:val="24"/>
                <w:rtl w:val="0"/>
              </w:rPr>
              <w:delText xml:space="preserve">análise de conteúdo que contém o dataset de filmes</w:delText>
            </w:r>
          </w:del>
        </w:sdtContent>
      </w:sdt>
      <w:r w:rsidDel="00000000" w:rsidR="00000000" w:rsidRPr="00000000">
        <w:rPr>
          <w:rFonts w:ascii="Arial" w:cs="Arial" w:eastAsia="Arial" w:hAnsi="Arial"/>
          <w:sz w:val="24"/>
          <w:szCs w:val="24"/>
          <w:rtl w:val="0"/>
        </w:rPr>
        <w:t xml:space="preserve">), 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w:t>
      </w:r>
      <w:sdt>
        <w:sdtPr>
          <w:tag w:val="goog_rdk_45"/>
        </w:sdtPr>
        <w:sdtContent>
          <w:ins w:author="João Paulo" w:id="17" w:date="2023-04-19T15:13:17Z">
            <w:r w:rsidDel="00000000" w:rsidR="00000000" w:rsidRPr="00000000">
              <w:rPr>
                <w:rFonts w:ascii="Arial" w:cs="Arial" w:eastAsia="Arial" w:hAnsi="Arial"/>
                <w:sz w:val="24"/>
                <w:szCs w:val="24"/>
                <w:rtl w:val="0"/>
              </w:rPr>
              <w:t xml:space="preserve">criada na Seção 3.1</w:t>
            </w:r>
          </w:ins>
        </w:sdtContent>
      </w:sdt>
      <w:sdt>
        <w:sdtPr>
          <w:tag w:val="goog_rdk_46"/>
        </w:sdtPr>
        <w:sdtContent>
          <w:del w:author="João Paulo" w:id="17" w:date="2023-04-19T15:13:17Z">
            <w:r w:rsidDel="00000000" w:rsidR="00000000" w:rsidRPr="00000000">
              <w:rPr>
                <w:rFonts w:ascii="Arial" w:cs="Arial" w:eastAsia="Arial" w:hAnsi="Arial"/>
                <w:sz w:val="24"/>
                <w:szCs w:val="24"/>
                <w:rtl w:val="0"/>
              </w:rPr>
              <w:delText xml:space="preserve">criada na análise de conteúdo</w:delText>
            </w:r>
          </w:del>
        </w:sdtContent>
      </w:sdt>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sz w:val="24"/>
          <w:szCs w:val="24"/>
          <w:rtl w:val="0"/>
        </w:rPr>
        <w:t xml:space="preserve">ds_avaliacoes</w:t>
      </w:r>
      <w:r w:rsidDel="00000000" w:rsidR="00000000" w:rsidRPr="00000000">
        <w:rPr>
          <w:rFonts w:ascii="Arial" w:cs="Arial" w:eastAsia="Arial" w:hAnsi="Arial"/>
          <w:sz w:val="24"/>
          <w:szCs w:val="24"/>
          <w:rtl w:val="0"/>
        </w:rPr>
        <w:t xml:space="preserve"> (dataset de avaliações </w:t>
      </w:r>
      <w:sdt>
        <w:sdtPr>
          <w:tag w:val="goog_rdk_47"/>
        </w:sdtPr>
        <w:sdtContent>
          <w:ins w:author="João Paulo" w:id="18" w:date="2023-04-19T15:13:30Z">
            <w:r w:rsidDel="00000000" w:rsidR="00000000" w:rsidRPr="00000000">
              <w:rPr>
                <w:rFonts w:ascii="Arial" w:cs="Arial" w:eastAsia="Arial" w:hAnsi="Arial"/>
                <w:sz w:val="24"/>
                <w:szCs w:val="24"/>
                <w:rtl w:val="0"/>
              </w:rPr>
              <w:t xml:space="preserve">criado na Seção 3.1</w:t>
            </w:r>
          </w:ins>
        </w:sdtContent>
      </w:sdt>
      <w:sdt>
        <w:sdtPr>
          <w:tag w:val="goog_rdk_48"/>
        </w:sdtPr>
        <w:sdtContent>
          <w:del w:author="João Paulo" w:id="18" w:date="2023-04-19T15:13:30Z">
            <w:r w:rsidDel="00000000" w:rsidR="00000000" w:rsidRPr="00000000">
              <w:rPr>
                <w:rFonts w:ascii="Arial" w:cs="Arial" w:eastAsia="Arial" w:hAnsi="Arial"/>
                <w:sz w:val="24"/>
                <w:szCs w:val="24"/>
                <w:rtl w:val="0"/>
              </w:rPr>
              <w:delText xml:space="preserve">criado na análise colaborativa</w:delText>
            </w:r>
          </w:del>
        </w:sdtContent>
      </w:sdt>
      <w:r w:rsidDel="00000000" w:rsidR="00000000" w:rsidRPr="00000000">
        <w:rPr>
          <w:rFonts w:ascii="Arial" w:cs="Arial" w:eastAsia="Arial" w:hAnsi="Arial"/>
          <w:sz w:val="24"/>
          <w:szCs w:val="24"/>
          <w:rtl w:val="0"/>
        </w:rPr>
        <w:t xml:space="preserve">)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r w:rsidDel="00000000" w:rsidR="00000000" w:rsidRPr="00000000">
        <w:rPr>
          <w:rtl w:val="0"/>
        </w:rPr>
      </w:r>
    </w:p>
    <w:p w:rsidR="00000000" w:rsidDel="00000000" w:rsidP="00000000" w:rsidRDefault="00000000" w:rsidRPr="00000000" w14:paraId="000001DF">
      <w:pPr>
        <w:numPr>
          <w:ilvl w:val="0"/>
          <w:numId w:val="2"/>
        </w:numPr>
        <w:spacing w:after="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w:t>
      </w:r>
      <w:sdt>
        <w:sdtPr>
          <w:tag w:val="goog_rdk_49"/>
        </w:sdtPr>
        <w:sdtContent>
          <w:commentRangeStart w:id="20"/>
        </w:sdtContent>
      </w:sdt>
      <w:r w:rsidDel="00000000" w:rsidR="00000000" w:rsidRPr="00000000">
        <w:rPr>
          <w:rFonts w:ascii="Arial" w:cs="Arial" w:eastAsia="Arial" w:hAnsi="Arial"/>
          <w:sz w:val="24"/>
          <w:szCs w:val="24"/>
          <w:rtl w:val="0"/>
        </w:rPr>
        <w:t xml:space="preserve">pivot </w:t>
      </w:r>
      <w:commentRangeEnd w:id="20"/>
      <w:r w:rsidDel="00000000" w:rsidR="00000000" w:rsidRPr="00000000">
        <w:commentReference w:id="20"/>
      </w:r>
      <w:r w:rsidDel="00000000" w:rsidR="00000000" w:rsidRPr="00000000">
        <w:rPr>
          <w:rFonts w:ascii="Arial" w:cs="Arial" w:eastAsia="Arial" w:hAnsi="Arial"/>
          <w:sz w:val="24"/>
          <w:szCs w:val="24"/>
          <w:rtl w:val="0"/>
        </w:rPr>
        <w:t xml:space="preserve">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w:t>
      </w:r>
      <w:sdt>
        <w:sdtPr>
          <w:tag w:val="goog_rdk_50"/>
        </w:sdtPr>
        <w:sdtContent>
          <w:ins w:author="João Paulo" w:id="19" w:date="2023-04-19T15:16: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abaixo. </w:t>
      </w:r>
    </w:p>
    <w:p w:rsidR="00000000" w:rsidDel="00000000" w:rsidP="00000000" w:rsidRDefault="00000000" w:rsidRPr="00000000" w14:paraId="000001E0">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21" name="image16.png"/>
            <a:graphic>
              <a:graphicData uri="http://schemas.openxmlformats.org/drawingml/2006/picture">
                <pic:pic>
                  <pic:nvPicPr>
                    <pic:cNvPr id="0" name="image16.png"/>
                    <pic:cNvPicPr preferRelativeResize="0"/>
                  </pic:nvPicPr>
                  <pic:blipFill>
                    <a:blip r:embed="rId29"/>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é passado como hiperparâmetro a métrica de distância do cosseno, em seguida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 como parâmetro. Logo após é definida a quantidade de vizinhos a serem avaliados, que no caso deste algoritmo são quatro, e então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1E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 um contendo as distâncias dos vizinhos mais próximos e o outro contendo os índices desses vizinhos. A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1E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1E4">
      <w:pPr>
        <w:spacing w:after="0" w:line="360" w:lineRule="auto"/>
        <w:ind w:firstLine="720"/>
        <w:jc w:val="both"/>
        <w:rPr>
          <w:rFonts w:ascii="Arial" w:cs="Arial" w:eastAsia="Arial" w:hAnsi="Arial"/>
          <w:sz w:val="24"/>
          <w:szCs w:val="24"/>
        </w:rPr>
      </w:pPr>
      <w:sdt>
        <w:sdtPr>
          <w:tag w:val="goog_rdk_51"/>
        </w:sdtPr>
        <w:sdtContent>
          <w:commentRangeStart w:id="21"/>
        </w:sdtContent>
      </w:sdt>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a seguir:</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E5">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62400"/>
            <wp:effectExtent b="0" l="0" r="0" t="0"/>
            <wp:docPr id="3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p>
    <w:p w:rsidR="00000000" w:rsidDel="00000000" w:rsidP="00000000" w:rsidRDefault="00000000" w:rsidRPr="00000000" w14:paraId="000001E7">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spacing w:after="0" w:line="360"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E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D">
      <w:pPr>
        <w:pStyle w:val="Heading2"/>
        <w:spacing w:after="0" w:line="360" w:lineRule="auto"/>
        <w:jc w:val="both"/>
        <w:rPr/>
      </w:pPr>
      <w:bookmarkStart w:colFirst="0" w:colLast="0" w:name="_heading=h.6z4yszijc5rl" w:id="21"/>
      <w:bookmarkEnd w:id="21"/>
      <w:r w:rsidDel="00000000" w:rsidR="00000000" w:rsidRPr="00000000">
        <w:rPr>
          <w:rtl w:val="0"/>
        </w:rPr>
        <w:t xml:space="preserve">4.4 SISTEMA </w:t>
      </w:r>
      <w:r w:rsidDel="00000000" w:rsidR="00000000" w:rsidRPr="00000000">
        <w:rPr>
          <w:rtl w:val="0"/>
        </w:rPr>
        <w:t xml:space="preserve">REKOMENNDADOR</w:t>
      </w:r>
      <w:r w:rsidDel="00000000" w:rsidR="00000000" w:rsidRPr="00000000">
        <w:rPr>
          <w:rtl w:val="0"/>
        </w:rPr>
        <w:t xml:space="preserve"> HYDRA </w:t>
      </w:r>
    </w:p>
    <w:p w:rsidR="00000000" w:rsidDel="00000000" w:rsidP="00000000" w:rsidRDefault="00000000" w:rsidRPr="00000000" w14:paraId="000001E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1EF">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em inglês (EN-US).</w:t>
      </w:r>
    </w:p>
    <w:p w:rsidR="00000000" w:rsidDel="00000000" w:rsidP="00000000" w:rsidRDefault="00000000" w:rsidRPr="00000000" w14:paraId="000001F0">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ranqueados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sz w:val="24"/>
          <w:szCs w:val="24"/>
          <w:rtl w:val="0"/>
        </w:rPr>
        <w:t xml:space="preserve"> um determinado usuário com base nas características deste usuário e ordenados pela coluna de </w:t>
      </w:r>
      <w:sdt>
        <w:sdtPr>
          <w:tag w:val="goog_rdk_52"/>
        </w:sdtPr>
        <w:sdtContent>
          <w:commentRangeStart w:id="22"/>
        </w:sdtContent>
      </w:sdt>
      <w:r w:rsidDel="00000000" w:rsidR="00000000" w:rsidRPr="00000000">
        <w:rPr>
          <w:rFonts w:ascii="Arial" w:cs="Arial" w:eastAsia="Arial" w:hAnsi="Arial"/>
          <w:sz w:val="24"/>
          <w:szCs w:val="24"/>
          <w:rtl w:val="0"/>
        </w:rPr>
        <w:t xml:space="preserve">estimativa </w:t>
      </w:r>
      <w:commentRangeEnd w:id="22"/>
      <w:r w:rsidDel="00000000" w:rsidR="00000000" w:rsidRPr="00000000">
        <w:commentReference w:id="22"/>
      </w:r>
      <w:r w:rsidDel="00000000" w:rsidR="00000000" w:rsidRPr="00000000">
        <w:rPr>
          <w:rFonts w:ascii="Arial" w:cs="Arial" w:eastAsia="Arial" w:hAnsi="Arial"/>
          <w:sz w:val="24"/>
          <w:szCs w:val="24"/>
          <w:rtl w:val="0"/>
        </w:rPr>
        <w:t xml:space="preserve">(‘est’). </w:t>
      </w:r>
    </w:p>
    <w:p w:rsidR="00000000" w:rsidDel="00000000" w:rsidP="00000000" w:rsidRDefault="00000000" w:rsidRPr="00000000" w14:paraId="000001F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7. Essa função é responsável por converter um valor em inteiro, ela recebe uma variável “x” e tenta convertê-la, caso a conversão falhe é retornado um valor nulo. </w:t>
      </w:r>
    </w:p>
    <w:p w:rsidR="00000000" w:rsidDel="00000000" w:rsidP="00000000" w:rsidRDefault="00000000" w:rsidRPr="00000000" w14:paraId="000001F2">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073400"/>
            <wp:effectExtent b="0" l="0" r="0" t="0"/>
            <wp:docPr id="2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SVD) conforme o algoritmo a seguir.</w:t>
      </w:r>
    </w:p>
    <w:p w:rsidR="00000000" w:rsidDel="00000000" w:rsidP="00000000" w:rsidRDefault="00000000" w:rsidRPr="00000000" w14:paraId="000001F5">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4051300"/>
            <wp:effectExtent b="0" l="0" r="0" 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sz w:val="24"/>
          <w:szCs w:val="24"/>
          <w:rtl w:val="0"/>
        </w:rPr>
        <w:t xml:space="preserve">agrupa_recomendações()</w:t>
      </w:r>
      <w:r w:rsidDel="00000000" w:rsidR="00000000" w:rsidRPr="00000000">
        <w:rPr>
          <w:rFonts w:ascii="Arial" w:cs="Arial" w:eastAsia="Arial" w:hAnsi="Arial"/>
          <w:sz w:val="24"/>
          <w:szCs w:val="24"/>
          <w:rtl w:val="0"/>
        </w:rPr>
        <w:t xml:space="preserve"> (Algoritmo 7)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e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rsidR="00000000" w:rsidDel="00000000" w:rsidP="00000000" w:rsidRDefault="00000000" w:rsidRPr="00000000" w14:paraId="000001F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abaixo.</w:t>
      </w:r>
      <w:r w:rsidDel="00000000" w:rsidR="00000000" w:rsidRPr="00000000">
        <w:rPr>
          <w:rtl w:val="0"/>
        </w:rPr>
      </w:r>
    </w:p>
    <w:p w:rsidR="00000000" w:rsidDel="00000000" w:rsidP="00000000" w:rsidRDefault="00000000" w:rsidRPr="00000000" w14:paraId="000001F8">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14:</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F9">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31" name="image23.png"/>
            <a:graphic>
              <a:graphicData uri="http://schemas.openxmlformats.org/drawingml/2006/picture">
                <pic:pic>
                  <pic:nvPicPr>
                    <pic:cNvPr id="0" name="image23.png"/>
                    <pic:cNvPicPr preferRelativeResize="0"/>
                  </pic:nvPicPr>
                  <pic:blipFill>
                    <a:blip r:embed="rId33"/>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imagem,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Em seguida é descrita 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responsável por gerar as recomendações do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nela serão passados o id (código) do usuário e o título do filme para qual se deseja obter a recomendação.</w:t>
      </w:r>
    </w:p>
    <w:p w:rsidR="00000000" w:rsidDel="00000000" w:rsidP="00000000" w:rsidRDefault="00000000" w:rsidRPr="00000000" w14:paraId="000001FB">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62625" cy="7249477"/>
            <wp:effectExtent b="0" l="0" r="0" t="0"/>
            <wp:docPr id="32" name="image25.jpg"/>
            <a:graphic>
              <a:graphicData uri="http://schemas.openxmlformats.org/drawingml/2006/picture">
                <pic:pic>
                  <pic:nvPicPr>
                    <pic:cNvPr id="0" name="image25.jpg"/>
                    <pic:cNvPicPr preferRelativeResize="0"/>
                  </pic:nvPicPr>
                  <pic:blipFill>
                    <a:blip r:embed="rId34"/>
                    <a:srcRect b="0" l="0" r="0" t="0"/>
                    <a:stretch>
                      <a:fillRect/>
                    </a:stretch>
                  </pic:blipFill>
                  <pic:spPr>
                    <a:xfrm>
                      <a:off x="0" y="0"/>
                      <a:ext cx="5762625" cy="7249477"/>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9)</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(Algoritmo 10)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1FD">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2781300"/>
            <wp:effectExtent b="0" l="0" r="0" t="0"/>
            <wp:docPr id="1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1F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20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0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20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204">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r w:rsidDel="00000000" w:rsidR="00000000" w:rsidRPr="00000000">
        <w:rPr>
          <w:rFonts w:ascii="Arial" w:cs="Arial" w:eastAsia="Arial" w:hAnsi="Arial"/>
          <w:sz w:val="24"/>
          <w:szCs w:val="24"/>
          <w:rtl w:val="0"/>
        </w:rPr>
        <w:t xml:space="preserve">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20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06">
      <w:pPr>
        <w:pStyle w:val="Heading1"/>
        <w:rPr/>
      </w:pPr>
      <w:bookmarkStart w:colFirst="0" w:colLast="0" w:name="_heading=h.tjmao39b7klm" w:id="22"/>
      <w:bookmarkEnd w:id="22"/>
      <w:r w:rsidDel="00000000" w:rsidR="00000000" w:rsidRPr="00000000">
        <w:rPr>
          <w:rtl w:val="0"/>
        </w:rPr>
        <w:t xml:space="preserve">5 CONSIDERAÇÕES FINAIS</w:t>
      </w:r>
    </w:p>
    <w:p w:rsidR="00000000" w:rsidDel="00000000" w:rsidP="00000000" w:rsidRDefault="00000000" w:rsidRPr="00000000" w14:paraId="0000020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trabalho apresenta a proposta do desenvolvimento de um sistema de recomendação de músicas baseado nos gêneros musicais mais escutados pelos usuários, este sistema será implementado durante a disciplina de Trabalho de Conclusão de Curso II.</w:t>
      </w:r>
    </w:p>
    <w:p w:rsidR="00000000" w:rsidDel="00000000" w:rsidP="00000000" w:rsidRDefault="00000000" w:rsidRPr="00000000" w14:paraId="0000020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visam oferecer, com base em uma grande quantidade de dados e análise do perfil do usuário, informações pertinentes que podem interessar de forma específica ou em grupo aos usuários. </w:t>
      </w:r>
    </w:p>
    <w:p w:rsidR="00000000" w:rsidDel="00000000" w:rsidP="00000000" w:rsidRDefault="00000000" w:rsidRPr="00000000" w14:paraId="0000020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rsidR="00000000" w:rsidDel="00000000" w:rsidP="00000000" w:rsidRDefault="00000000" w:rsidRPr="00000000" w14:paraId="0000020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a serem enfrentados é aprender de forma mais profunda a utilização de Inteligência Artificial (IA), como utilizar a IA aplicada ao contexto de um sistema de recomendação de músicas.</w:t>
      </w:r>
    </w:p>
    <w:p w:rsidR="00000000" w:rsidDel="00000000" w:rsidP="00000000" w:rsidRDefault="00000000" w:rsidRPr="00000000" w14:paraId="0000020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rsidR="00000000" w:rsidDel="00000000" w:rsidP="00000000" w:rsidRDefault="00000000" w:rsidRPr="00000000" w14:paraId="0000020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rsidR="00000000" w:rsidDel="00000000" w:rsidP="00000000" w:rsidRDefault="00000000" w:rsidRPr="00000000" w14:paraId="0000020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20E">
      <w:pPr>
        <w:spacing w:after="240" w:line="240" w:lineRule="auto"/>
        <w:rPr>
          <w:rFonts w:ascii="Arial" w:cs="Arial" w:eastAsia="Arial" w:hAnsi="Arial"/>
          <w:b w:val="1"/>
          <w:sz w:val="26"/>
          <w:szCs w:val="26"/>
        </w:rPr>
        <w:sectPr>
          <w:headerReference r:id="rId36" w:type="default"/>
          <w:type w:val="continuous"/>
          <w:pgSz w:h="16838" w:w="11906" w:orient="portrait"/>
          <w:pgMar w:bottom="1134" w:top="1701" w:left="1701" w:right="1134" w:header="1134" w:footer="1134"/>
          <w:pgNumType w:start="8"/>
        </w:sectPr>
      </w:pPr>
      <w:r w:rsidDel="00000000" w:rsidR="00000000" w:rsidRPr="00000000">
        <w:rPr>
          <w:rtl w:val="0"/>
        </w:rPr>
      </w:r>
    </w:p>
    <w:p w:rsidR="00000000" w:rsidDel="00000000" w:rsidP="00000000" w:rsidRDefault="00000000" w:rsidRPr="00000000" w14:paraId="0000020F">
      <w:pPr>
        <w:pStyle w:val="Heading1"/>
        <w:spacing w:after="240" w:line="240" w:lineRule="auto"/>
        <w:rPr/>
      </w:pPr>
      <w:bookmarkStart w:colFirst="0" w:colLast="0" w:name="_heading=h.gctt9x7az1e6" w:id="23"/>
      <w:bookmarkEnd w:id="23"/>
      <w:r w:rsidDel="00000000" w:rsidR="00000000" w:rsidRPr="00000000">
        <w:rPr>
          <w:rtl w:val="0"/>
        </w:rPr>
        <w:t xml:space="preserve">REFERÊNCIAS BIBLIOGRÁFICAS </w:t>
      </w:r>
    </w:p>
    <w:p w:rsidR="00000000" w:rsidDel="00000000" w:rsidP="00000000" w:rsidRDefault="00000000" w:rsidRPr="00000000" w14:paraId="0000021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21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21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BANIK, R. The Movies Dataset. , 10 nov. 2017. Disponível em: &lt;https://www.kaggle.com/datasets/rounakbanik/the-movies-dataset&gt;. Acesso em: 6 nov. 2022</w:t>
      </w:r>
      <w:r w:rsidDel="00000000" w:rsidR="00000000" w:rsidRPr="00000000">
        <w:rPr>
          <w:rtl w:val="0"/>
        </w:rPr>
      </w:r>
    </w:p>
    <w:p w:rsidR="00000000" w:rsidDel="00000000" w:rsidP="00000000" w:rsidRDefault="00000000" w:rsidRPr="00000000" w14:paraId="00000216">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218">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21A">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B">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K. et al. Inteligência artificial: uma abordagem de aprendizado de máquina. 2021. 2. ed. Rio de Janeiro: LTC, 2021.</w:t>
      </w:r>
      <w:r w:rsidDel="00000000" w:rsidR="00000000" w:rsidRPr="00000000">
        <w:rPr>
          <w:rtl w:val="0"/>
        </w:rPr>
      </w:r>
    </w:p>
    <w:p w:rsidR="00000000" w:rsidDel="00000000" w:rsidP="00000000" w:rsidRDefault="00000000" w:rsidRPr="00000000" w14:paraId="0000021C">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E">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21F">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0">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JUNIOR, M.; SANTOS, L. D. Comparando predição de popularidade de Podcast a partir de metadados, conteúdo e características de áudio. [s.l.] Universidade Federal de Pernambuco, 9 mar. 2021.</w:t>
      </w:r>
    </w:p>
    <w:p w:rsidR="00000000" w:rsidDel="00000000" w:rsidP="00000000" w:rsidRDefault="00000000" w:rsidRPr="00000000" w14:paraId="00000221">
      <w:pPr>
        <w:shd w:fill="ffffff" w:val="clea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MOTION PICTURE ASSOCIATION. Global Theatrical, home entertainment, and pay TV market rebounds to $328.2 billion, new MPA report shows. Disponível em: &lt;https://www.motionpictures.org/press/global-theatrical-home-entertainment-and-pay-tv-market-rebounds-to-328-2-billion-new-mpa-report-shows/&gt;. Acesso em: 6 abr. 2023.</w:t>
      </w:r>
    </w:p>
    <w:p w:rsidR="00000000" w:rsidDel="00000000" w:rsidP="00000000" w:rsidRDefault="00000000" w:rsidRPr="00000000" w14:paraId="0000022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22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5">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226">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7">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228">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9">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7" w:date="2023-05-02T01:49:31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checar nas referencias</w:t>
      </w:r>
    </w:p>
  </w:comment>
  <w:comment w:author="Kaiki Mello dos Santos" w:id="10" w:date="2023-04-25T22:02:38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descrição da figura</w:t>
      </w:r>
    </w:p>
  </w:comment>
  <w:comment w:author="Kaiki Mello dos Santos" w:id="11" w:date="2023-04-27T23:10:13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Sopa de palavras, saco de palavras são a mesma coisa né professor?</w:t>
      </w:r>
    </w:p>
  </w:comment>
  <w:comment w:author="Kaiki Mello dos Santos" w:id="8" w:date="2023-05-03T01:22:16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https://ilumeo.com.br/todos-posts/2019/08/12/como-funcionam-os-sistemas-de-recomendacao</w:t>
      </w:r>
    </w:p>
  </w:comment>
  <w:comment w:author="Kaiki Mello dos Santos" w:id="9" w:date="2023-05-03T01:22:3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Referências</w:t>
      </w:r>
    </w:p>
  </w:comment>
  <w:comment w:author="Kaiki Mello dos Santos" w:id="16" w:date="2023-03-06T18:06:39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isso na fundamentação</w:t>
      </w:r>
    </w:p>
  </w:comment>
  <w:comment w:author="Kaiki Mello dos Santos" w:id="4" w:date="2023-05-03T02:31:01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https://www.v7labs.com/blog/data-preprocessing-guide</w:t>
      </w:r>
    </w:p>
  </w:comment>
  <w:comment w:author="Kaiki Mello dos Santos" w:id="6" w:date="2023-05-03T02:29:43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https://medium.com/mlearning-ai/what-are-the-types-of-recommendation-systems-3487cbafa7c9</w:t>
      </w:r>
    </w:p>
  </w:comment>
  <w:comment w:author="Kaiki Mello dos Santos" w:id="5" w:date="2023-05-03T02:30:03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https://www.researchgate.net/figure/Illustration-of-Cold-Start-problem-in-recommender-systems-New-user-problem-left-and_fig2_334570701</w:t>
      </w:r>
    </w:p>
  </w:comment>
  <w:comment w:author="João Paulo" w:id="1" w:date="2023-04-19T14:36:57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souber a data de inicio da coleta também fica bom acrescentar "de xxxx até julho de 2017".</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não souber, deixa como está. Não se deve perder tempo nisso.</w:t>
      </w:r>
    </w:p>
  </w:comment>
  <w:comment w:author="João Paulo" w:id="2" w:date="2023-04-19T14:37:45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é o valor exato? É conhecido? Se não for, use o termo "aproximadamente"</w:t>
      </w:r>
    </w:p>
  </w:comment>
  <w:comment w:author="João Paulo" w:id="3" w:date="2023-04-19T14:38:24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Corrigir nas demais ocorrências</w:t>
      </w:r>
    </w:p>
  </w:comment>
  <w:comment w:author="João Paulo" w:id="19" w:date="2023-04-19T15:12:56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o motivo de precisar fazer esta verificação</w:t>
      </w:r>
    </w:p>
  </w:comment>
  <w:comment w:author="Kaiki Mello dos Santos" w:id="21" w:date="2023-04-01T20:18:54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 esse texto estava estruturado de outra forma, deixei assim devido que a imagem não cabia no contexto anterior</w:t>
      </w:r>
    </w:p>
  </w:comment>
  <w:comment w:author="João Paulo" w:id="14" w:date="2023-04-19T15:24:02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longo do texto, é necessário referenciar as linhas do pseudocódigo que você está descrevendo. Acredito que isso ficou faltando em todo texto. Favor corrigir em todos os locais em que isso ocorre.</w:t>
      </w:r>
    </w:p>
  </w:comment>
  <w:comment w:author="João Paulo" w:id="18" w:date="2023-04-19T15:11:28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nome da função</w:t>
      </w:r>
    </w:p>
  </w:comment>
  <w:comment w:author="João Paulo" w:id="20" w:date="2023-04-19T15:16:19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uma nota de rodapé explicando o que é um pivot</w:t>
      </w:r>
    </w:p>
  </w:comment>
  <w:comment w:author="João Paulo" w:id="17" w:date="2023-04-19T15:11:09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dataframes utilizados</w:t>
      </w:r>
    </w:p>
  </w:comment>
  <w:comment w:author="João Paulo" w:id="12" w:date="2023-04-19T15:21:43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que fazer referência ao pseudocódigo que você colocou no texto</w:t>
      </w:r>
    </w:p>
  </w:comment>
  <w:comment w:author="João Paulo" w:id="22" w:date="2023-04-19T15:35:03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invés de colocar o nome da coluna é melhor colocar o significado dela. Neste caso, a coluna está ordenada pela proximidade do filme retornado ao passado na entrada.</w:t>
      </w:r>
    </w:p>
  </w:comment>
  <w:comment w:author="João Paulo" w:id="15" w:date="2023-04-19T15:25:56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parágrafo deixei dois exemplos de como você pode fazer referência às linhas do pseudocódigo</w:t>
      </w:r>
    </w:p>
  </w:comment>
  <w:comment w:author="Kaiki Mello dos Santos" w:id="0" w:date="2023-04-17T19:02:33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citar Kaya e Steck</w:t>
      </w:r>
    </w:p>
  </w:comment>
  <w:comment w:author="Kaiki Mello dos Santos" w:id="13" w:date="2023-03-05T19:02:52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C" w15:done="0"/>
  <w15:commentEx w15:paraId="0000022D" w15:done="0"/>
  <w15:commentEx w15:paraId="0000022E" w15:done="0"/>
  <w15:commentEx w15:paraId="0000022F" w15:done="0"/>
  <w15:commentEx w15:paraId="00000230" w15:paraIdParent="0000022F" w15:done="0"/>
  <w15:commentEx w15:paraId="00000231" w15:done="0"/>
  <w15:commentEx w15:paraId="00000232" w15:done="0"/>
  <w15:commentEx w15:paraId="00000233" w15:done="0"/>
  <w15:commentEx w15:paraId="00000234" w15:done="0"/>
  <w15:commentEx w15:paraId="00000237" w15:done="0"/>
  <w15:commentEx w15:paraId="00000238" w15:done="0"/>
  <w15:commentEx w15:paraId="00000239" w15:paraIdParent="00000238" w15:done="0"/>
  <w15:commentEx w15:paraId="0000023A" w15:done="0"/>
  <w15:commentEx w15:paraId="0000023B" w15:done="0"/>
  <w15:commentEx w15:paraId="0000023C" w15:done="0"/>
  <w15:commentEx w15:paraId="0000023D" w15:done="0"/>
  <w15:commentEx w15:paraId="0000023E" w15:done="0"/>
  <w15:commentEx w15:paraId="0000023F" w15:done="0"/>
  <w15:commentEx w15:paraId="00000240" w15:done="0"/>
  <w15:commentEx w15:paraId="00000241" w15:done="0"/>
  <w15:commentEx w15:paraId="00000242" w15:done="0"/>
  <w15:commentEx w15:paraId="00000243" w15:done="0"/>
  <w15:commentEx w15:paraId="0000024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jc w:val="right"/>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240" w:lineRule="auto"/>
    </w:pPr>
    <w:rPr>
      <w:rFonts w:ascii="Arial" w:cs="Arial" w:eastAsia="Arial" w:hAnsi="Arial"/>
      <w:b w:val="1"/>
      <w:sz w:val="24"/>
      <w:szCs w:val="24"/>
    </w:rPr>
  </w:style>
  <w:style w:type="paragraph" w:styleId="Heading2">
    <w:name w:val="heading 2"/>
    <w:basedOn w:val="Normal"/>
    <w:next w:val="Normal"/>
    <w:pPr>
      <w:keepNext w:val="1"/>
      <w:keepLines w:val="1"/>
      <w:spacing w:after="240" w:line="240" w:lineRule="auto"/>
      <w:jc w:val="both"/>
    </w:pPr>
    <w:rPr>
      <w:rFonts w:ascii="Arial" w:cs="Arial" w:eastAsia="Arial" w:hAnsi="Arial"/>
      <w:sz w:val="24"/>
      <w:szCs w:val="24"/>
    </w:rPr>
  </w:style>
  <w:style w:type="paragraph" w:styleId="Heading3">
    <w:name w:val="heading 3"/>
    <w:basedOn w:val="Normal"/>
    <w:next w:val="Normal"/>
    <w:pPr>
      <w:keepNext w:val="1"/>
      <w:keepLines w:val="1"/>
      <w:spacing w:after="0" w:line="360" w:lineRule="auto"/>
      <w:jc w:val="both"/>
    </w:pPr>
    <w:rPr>
      <w:rFonts w:ascii="Arial" w:cs="Arial" w:eastAsia="Arial" w:hAnsi="Arial"/>
      <w:b w:val="1"/>
      <w:sz w:val="24"/>
      <w:szCs w:val="24"/>
    </w:rPr>
  </w:style>
  <w:style w:type="paragraph" w:styleId="Heading4">
    <w:name w:val="heading 4"/>
    <w:basedOn w:val="Normal"/>
    <w:next w:val="Normal"/>
    <w:pPr>
      <w:keepNext w:val="1"/>
      <w:keepLines w:val="1"/>
      <w:spacing w:after="0" w:line="360" w:lineRule="auto"/>
      <w:jc w:val="both"/>
    </w:pPr>
    <w:rPr>
      <w:rFonts w:ascii="Arial" w:cs="Arial" w:eastAsia="Arial" w:hAnsi="Arial"/>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image" Target="media/image2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13.png"/><Relationship Id="rId28" Type="http://schemas.openxmlformats.org/officeDocument/2006/relationships/image" Target="media/image7.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17.png"/><Relationship Id="rId11" Type="http://schemas.openxmlformats.org/officeDocument/2006/relationships/header" Target="header1.xml"/><Relationship Id="rId33" Type="http://schemas.openxmlformats.org/officeDocument/2006/relationships/image" Target="media/image23.png"/><Relationship Id="rId10" Type="http://schemas.openxmlformats.org/officeDocument/2006/relationships/image" Target="media/image8.png"/><Relationship Id="rId32" Type="http://schemas.openxmlformats.org/officeDocument/2006/relationships/image" Target="media/image24.png"/><Relationship Id="rId13" Type="http://schemas.openxmlformats.org/officeDocument/2006/relationships/image" Target="media/image15.png"/><Relationship Id="rId35" Type="http://schemas.openxmlformats.org/officeDocument/2006/relationships/image" Target="media/image21.png"/><Relationship Id="rId12" Type="http://schemas.openxmlformats.org/officeDocument/2006/relationships/image" Target="media/image2.png"/><Relationship Id="rId34" Type="http://schemas.openxmlformats.org/officeDocument/2006/relationships/image" Target="media/image25.jpg"/><Relationship Id="rId15" Type="http://schemas.openxmlformats.org/officeDocument/2006/relationships/image" Target="media/image11.png"/><Relationship Id="rId14" Type="http://schemas.openxmlformats.org/officeDocument/2006/relationships/hyperlink" Target="https://www.sinonimos.com.br/em-razao-de/" TargetMode="External"/><Relationship Id="rId36" Type="http://schemas.openxmlformats.org/officeDocument/2006/relationships/header" Target="header2.xml"/><Relationship Id="rId17" Type="http://schemas.openxmlformats.org/officeDocument/2006/relationships/image" Target="media/image20.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qPOKTQk3923KZvRygIINQXQArg==">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