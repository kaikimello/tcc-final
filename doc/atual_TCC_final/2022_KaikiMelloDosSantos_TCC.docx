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6"/>
          <w:szCs w:val="26"/>
        </w:rPr>
      </w:pPr>
      <w:r w:rsidDel="00000000" w:rsidR="00000000" w:rsidRPr="00000000">
        <w:rPr>
          <w:rFonts w:ascii="Arial" w:cs="Arial" w:eastAsia="Arial" w:hAnsi="Arial"/>
          <w:b w:val="1"/>
          <w:color w:val="000000"/>
          <w:sz w:val="26"/>
          <w:szCs w:val="26"/>
          <w:rtl w:val="0"/>
        </w:rPr>
        <w:t xml:space="preserve">SISTEMA DE RECOMENDAÇÃO </w:t>
      </w:r>
      <w:r w:rsidDel="00000000" w:rsidR="00000000" w:rsidRPr="00000000">
        <w:rPr>
          <w:rFonts w:ascii="Arial" w:cs="Arial" w:eastAsia="Arial" w:hAnsi="Arial"/>
          <w:b w:val="1"/>
          <w:sz w:val="26"/>
          <w:szCs w:val="26"/>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14.png"/>
            <a:graphic>
              <a:graphicData uri="http://schemas.openxmlformats.org/drawingml/2006/picture">
                <pic:pic>
                  <pic:nvPicPr>
                    <pic:cNvPr id="0" name="image14.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rtl w:val="0"/>
        </w:rPr>
        <w:t xml:space="preserve">LAGARTO - SERGIPE</w:t>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ABRIL</w:t>
      </w:r>
      <w:r w:rsidDel="00000000" w:rsidR="00000000" w:rsidRPr="00000000">
        <w:rPr>
          <w:rFonts w:ascii="Arial" w:cs="Arial" w:eastAsia="Arial" w:hAnsi="Arial"/>
          <w:b w:val="1"/>
          <w:color w:val="000000"/>
          <w:rtl w:val="0"/>
        </w:rPr>
        <w:t xml:space="preserve">/202</w:t>
      </w:r>
      <w:r w:rsidDel="00000000" w:rsidR="00000000" w:rsidRPr="00000000">
        <w:rPr>
          <w:rFonts w:ascii="Arial" w:cs="Arial" w:eastAsia="Arial" w:hAnsi="Arial"/>
          <w:b w:val="1"/>
          <w:rtl w:val="0"/>
        </w:rPr>
        <w:t xml:space="preserve">3</w:t>
      </w:r>
    </w:p>
    <w:p w:rsidR="00000000" w:rsidDel="00000000" w:rsidP="00000000" w:rsidRDefault="00000000" w:rsidRPr="00000000" w14:paraId="0000001C">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1F">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20">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21">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22">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23">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24">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25">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2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27">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9">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2A">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2B">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RESUMO</w:t>
      </w:r>
      <w:r w:rsidDel="00000000" w:rsidR="00000000" w:rsidRPr="00000000">
        <w:rPr>
          <w:rtl w:val="0"/>
        </w:rPr>
      </w:r>
    </w:p>
    <w:p w:rsidR="00000000" w:rsidDel="00000000" w:rsidP="00000000" w:rsidRDefault="00000000" w:rsidRPr="00000000" w14:paraId="00000033">
      <w:pPr>
        <w:spacing w:after="0"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 Esse excesso de informação musical causa alguns efeitos colaterais, como </w:t>
      </w:r>
      <w:r w:rsidDel="00000000" w:rsidR="00000000" w:rsidRPr="00000000">
        <w:rPr>
          <w:rFonts w:ascii="Arial" w:cs="Arial" w:eastAsia="Arial" w:hAnsi="Arial"/>
          <w:sz w:val="24"/>
          <w:szCs w:val="24"/>
          <w:rtl w:val="0"/>
        </w:rPr>
        <w:t xml:space="preserve">a dificuldade </w:t>
      </w:r>
      <w:r w:rsidDel="00000000" w:rsidR="00000000" w:rsidRPr="00000000">
        <w:rPr>
          <w:rFonts w:ascii="Arial" w:cs="Arial" w:eastAsia="Arial" w:hAnsi="Arial"/>
          <w:color w:val="000000"/>
          <w:sz w:val="24"/>
          <w:szCs w:val="24"/>
          <w:rtl w:val="0"/>
        </w:rPr>
        <w:t xml:space="preserve">na classificação, busca e organização dessa grande quantidade de músicas. Desta maneira, é de grande utilidade o desenvolvimento de um sistema de recomendação de músicas que possa sugerir músicas semelhantes ao perfil do usuário. Os sistemas de recomendação baseiam-se no histórico de preferências do usuário e em seu perfil para prever e </w:t>
      </w:r>
      <w:r w:rsidDel="00000000" w:rsidR="00000000" w:rsidRPr="00000000">
        <w:rPr>
          <w:rFonts w:ascii="Arial" w:cs="Arial" w:eastAsia="Arial" w:hAnsi="Arial"/>
          <w:sz w:val="24"/>
          <w:szCs w:val="24"/>
          <w:rtl w:val="0"/>
        </w:rPr>
        <w:t xml:space="preserve">recomendar</w:t>
      </w:r>
      <w:r w:rsidDel="00000000" w:rsidR="00000000" w:rsidRPr="00000000">
        <w:rPr>
          <w:rFonts w:ascii="Arial" w:cs="Arial" w:eastAsia="Arial" w:hAnsi="Arial"/>
          <w:color w:val="000000"/>
          <w:sz w:val="24"/>
          <w:szCs w:val="24"/>
          <w:rtl w:val="0"/>
        </w:rPr>
        <w:t xml:space="preserve"> músicas adequadas aos indivíduos levando em conta a semelhança das características das faixas. Assim, esse trabalho tem como objetivo desenvolver um sistema de recomendação de músicas que possa fornecer recomendações tendo como base a semelhança dos metadados que descrevem as mídias e visa utilizar a interação do indivíduo com o software para gerar melhores recomendações personalizadas para cada usuário.</w:t>
      </w:r>
    </w:p>
    <w:p w:rsidR="00000000" w:rsidDel="00000000" w:rsidP="00000000" w:rsidRDefault="00000000" w:rsidRPr="00000000" w14:paraId="00000034">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35">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Recomendação </w:t>
      </w:r>
      <w:r w:rsidDel="00000000" w:rsidR="00000000" w:rsidRPr="00000000">
        <w:rPr>
          <w:rFonts w:ascii="Arial" w:cs="Arial" w:eastAsia="Arial" w:hAnsi="Arial"/>
          <w:sz w:val="24"/>
          <w:szCs w:val="24"/>
          <w:rtl w:val="0"/>
        </w:rPr>
        <w:t xml:space="preserve">de filmes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36">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3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38">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39">
      <w:pPr>
        <w:spacing w:after="240" w:line="240" w:lineRule="auto"/>
        <w:rPr>
          <w:rFonts w:ascii="Arial" w:cs="Arial" w:eastAsia="Arial" w:hAnsi="Arial"/>
          <w:b w:val="1"/>
          <w:sz w:val="26"/>
          <w:szCs w:val="26"/>
        </w:rPr>
      </w:pPr>
      <w:r w:rsidDel="00000000" w:rsidR="00000000" w:rsidRPr="00000000">
        <w:rPr>
          <w:rFonts w:ascii="Arial" w:cs="Arial" w:eastAsia="Arial" w:hAnsi="Arial"/>
          <w:b w:val="1"/>
          <w:color w:val="000000"/>
          <w:sz w:val="26"/>
          <w:szCs w:val="26"/>
          <w:rtl w:val="0"/>
        </w:rPr>
        <w:t xml:space="preserve">1 INTRODUÇÃO</w:t>
      </w:r>
      <w:r w:rsidDel="00000000" w:rsidR="00000000" w:rsidRPr="00000000">
        <w:rPr>
          <w:rtl w:val="0"/>
        </w:rPr>
      </w:r>
    </w:p>
    <w:p w:rsidR="00000000" w:rsidDel="00000000" w:rsidP="00000000" w:rsidRDefault="00000000" w:rsidRPr="00000000" w14:paraId="0000003A">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3B">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sdt>
        <w:sdtPr>
          <w:tag w:val="goog_rdk_0"/>
        </w:sdtPr>
        <w:sdtContent>
          <w:commentRangeStart w:id="0"/>
        </w:sdtContent>
      </w:sdt>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commentRangeEnd w:id="0"/>
      <w:r w:rsidDel="00000000" w:rsidR="00000000" w:rsidRPr="00000000">
        <w:commentReference w:id="0"/>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3C">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3D">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3E">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w:t>
      </w:r>
    </w:p>
    <w:p w:rsidR="00000000" w:rsidDel="00000000" w:rsidP="00000000" w:rsidRDefault="00000000" w:rsidRPr="00000000" w14:paraId="0000003F">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numPr>
          <w:ilvl w:val="1"/>
          <w:numId w:val="9"/>
        </w:numPr>
        <w:pBdr>
          <w:top w:space="0" w:sz="0" w:val="nil"/>
          <w:left w:space="0" w:sz="0" w:val="nil"/>
          <w:bottom w:space="0" w:sz="0" w:val="nil"/>
          <w:right w:space="0" w:sz="0" w:val="nil"/>
          <w:between w:space="0" w:sz="0" w:val="nil"/>
        </w:pBdr>
        <w:spacing w:after="0" w:line="240" w:lineRule="auto"/>
        <w:ind w:left="435" w:hanging="435"/>
        <w:jc w:val="both"/>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JUSTIFICATIVA</w:t>
      </w:r>
    </w:p>
    <w:p w:rsidR="00000000" w:rsidDel="00000000" w:rsidP="00000000" w:rsidRDefault="00000000" w:rsidRPr="00000000" w14:paraId="00000042">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after="240" w:line="360" w:lineRule="auto"/>
        <w:ind w:firstLine="709"/>
        <w:jc w:val="both"/>
        <w:rPr>
          <w:rFonts w:ascii="Arial" w:cs="Arial" w:eastAsia="Arial" w:hAnsi="Arial"/>
          <w:color w:val="000000"/>
          <w:sz w:val="24"/>
          <w:szCs w:val="24"/>
        </w:rPr>
      </w:pPr>
      <w:bookmarkStart w:colFirst="0" w:colLast="0" w:name="_heading=h.gjdgxs" w:id="0"/>
      <w:bookmarkEnd w:id="0"/>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44">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45">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46">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47">
      <w:pPr>
        <w:spacing w:after="240" w:line="360" w:lineRule="auto"/>
        <w:jc w:val="both"/>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48">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49">
      <w:pPr>
        <w:spacing w:after="240" w:line="240" w:lineRule="auto"/>
        <w:rPr>
          <w:rFonts w:ascii="Arial" w:cs="Arial" w:eastAsia="Arial" w:hAnsi="Arial"/>
          <w:sz w:val="24"/>
          <w:szCs w:val="24"/>
        </w:rPr>
      </w:pPr>
      <w:r w:rsidDel="00000000" w:rsidR="00000000" w:rsidRPr="00000000">
        <w:rPr>
          <w:rFonts w:ascii="Arial" w:cs="Arial" w:eastAsia="Arial" w:hAnsi="Arial"/>
          <w:b w:val="1"/>
          <w:color w:val="000000"/>
          <w:sz w:val="26"/>
          <w:szCs w:val="26"/>
          <w:rtl w:val="0"/>
        </w:rPr>
        <w:t xml:space="preserve">1.2 OBJETIVO GERAL</w:t>
      </w:r>
      <w:r w:rsidDel="00000000" w:rsidR="00000000" w:rsidRPr="00000000">
        <w:rPr>
          <w:rtl w:val="0"/>
        </w:rPr>
      </w:r>
    </w:p>
    <w:p w:rsidR="00000000" w:rsidDel="00000000" w:rsidP="00000000" w:rsidRDefault="00000000" w:rsidRPr="00000000" w14:paraId="0000004A">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4B">
      <w:pPr>
        <w:spacing w:after="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b w:val="1"/>
          <w:sz w:val="26"/>
          <w:szCs w:val="26"/>
          <w:rtl w:val="0"/>
        </w:rPr>
        <w:t xml:space="preserve">1.3 OBJETIVO ESPECÍFICOS </w:t>
      </w:r>
      <w:r w:rsidDel="00000000" w:rsidR="00000000" w:rsidRPr="00000000">
        <w:rPr>
          <w:rtl w:val="0"/>
        </w:rPr>
      </w:r>
    </w:p>
    <w:p w:rsidR="00000000" w:rsidDel="00000000" w:rsidP="00000000" w:rsidRDefault="00000000" w:rsidRPr="00000000" w14:paraId="0000004C">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4D">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4E">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4F">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50">
      <w:pPr>
        <w:numPr>
          <w:ilvl w:val="0"/>
          <w:numId w:val="10"/>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51">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52">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3">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4">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5">
      <w:pPr>
        <w:spacing w:after="240" w:line="240"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58">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 METODOLOGIA</w:t>
      </w:r>
    </w:p>
    <w:p w:rsidR="00000000" w:rsidDel="00000000" w:rsidP="00000000" w:rsidRDefault="00000000" w:rsidRPr="00000000" w14:paraId="0000005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5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sdt>
      <w:sdtPr>
        <w:tag w:val="goog_rdk_2"/>
      </w:sdtPr>
      <w:sdtContent>
        <w:p w:rsidR="00000000" w:rsidDel="00000000" w:rsidP="00000000" w:rsidRDefault="00000000" w:rsidRPr="00000000" w14:paraId="0000005B">
          <w:pPr>
            <w:spacing w:after="0" w:line="360" w:lineRule="auto"/>
            <w:ind w:firstLine="709"/>
            <w:jc w:val="both"/>
            <w:rPr>
              <w:ins w:author="João Paulo" w:id="0" w:date="2023-04-19T14:33:22Z"/>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sdt>
            <w:sdtPr>
              <w:tag w:val="goog_rdk_1"/>
            </w:sdtPr>
            <w:sdtContent>
              <w:ins w:author="João Paulo" w:id="0" w:date="2023-04-19T14:33:22Z">
                <w:r w:rsidDel="00000000" w:rsidR="00000000" w:rsidRPr="00000000">
                  <w:rPr>
                    <w:rtl w:val="0"/>
                  </w:rPr>
                </w:r>
              </w:ins>
            </w:sdtContent>
          </w:sdt>
        </w:p>
      </w:sdtContent>
    </w:sdt>
    <w:sdt>
      <w:sdtPr>
        <w:tag w:val="goog_rdk_4"/>
      </w:sdtPr>
      <w:sdtContent>
        <w:p w:rsidR="00000000" w:rsidDel="00000000" w:rsidP="00000000" w:rsidRDefault="00000000" w:rsidRPr="00000000" w14:paraId="0000005C">
          <w:pPr>
            <w:numPr>
              <w:ilvl w:val="0"/>
              <w:numId w:val="8"/>
            </w:numPr>
            <w:spacing w:after="0" w:line="360" w:lineRule="auto"/>
            <w:ind w:left="1429" w:hanging="360"/>
            <w:jc w:val="both"/>
            <w:rPr>
              <w:rFonts w:ascii="Arial" w:cs="Arial" w:eastAsia="Arial" w:hAnsi="Arial"/>
              <w:sz w:val="24"/>
              <w:szCs w:val="24"/>
              <w:u w:val="none"/>
              <w:rPrChange w:author="João Paulo" w:id="1" w:date="2023-04-19T14:33:27Z">
                <w:rPr>
                  <w:rFonts w:ascii="Arial" w:cs="Arial" w:eastAsia="Arial" w:hAnsi="Arial"/>
                  <w:sz w:val="24"/>
                  <w:szCs w:val="24"/>
                </w:rPr>
              </w:rPrChange>
            </w:rPr>
            <w:pPrChange w:author="João Paulo" w:id="0" w:date="2023-04-19T14:33:27Z">
              <w:pPr>
                <w:spacing w:after="0" w:line="360" w:lineRule="auto"/>
                <w:ind w:firstLine="709"/>
                <w:jc w:val="both"/>
              </w:pPr>
            </w:pPrChange>
          </w:pPr>
          <w:sdt>
            <w:sdtPr>
              <w:tag w:val="goog_rdk_3"/>
            </w:sdtPr>
            <w:sdtContent>
              <w:ins w:author="João Paulo" w:id="0" w:date="2023-04-19T14:33:22Z">
                <w:r w:rsidDel="00000000" w:rsidR="00000000" w:rsidRPr="00000000">
                  <w:rPr>
                    <w:rFonts w:ascii="Arial" w:cs="Arial" w:eastAsia="Arial" w:hAnsi="Arial"/>
                    <w:sz w:val="24"/>
                    <w:szCs w:val="24"/>
                    <w:rtl w:val="0"/>
                  </w:rPr>
                  <w:t xml:space="preserve">Revisão bibliográfica: ….</w:t>
                </w:r>
              </w:ins>
            </w:sdtContent>
          </w:sdt>
          <w:r w:rsidDel="00000000" w:rsidR="00000000" w:rsidRPr="00000000">
            <w:rPr>
              <w:rtl w:val="0"/>
            </w:rPr>
          </w:r>
        </w:p>
      </w:sdtContent>
    </w:sdt>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Definição do Dataset: </w:t>
      </w:r>
      <w:r w:rsidDel="00000000" w:rsidR="00000000" w:rsidRPr="00000000">
        <w:rPr>
          <w:rFonts w:ascii="Arial" w:cs="Arial" w:eastAsia="Arial" w:hAnsi="Arial"/>
          <w:color w:val="000000"/>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Limpeza e análise do Dataset: </w:t>
      </w:r>
      <w:r w:rsidDel="00000000" w:rsidR="00000000" w:rsidRPr="00000000">
        <w:rPr>
          <w:rFonts w:ascii="Arial" w:cs="Arial" w:eastAsia="Arial" w:hAnsi="Arial"/>
          <w:color w:val="000000"/>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color w:val="000000"/>
          <w:sz w:val="24"/>
          <w:szCs w:val="24"/>
          <w:rtl w:val="0"/>
        </w:rPr>
        <w:t xml:space="preserve"> out</w:t>
      </w:r>
      <w:r w:rsidDel="00000000" w:rsidR="00000000" w:rsidRPr="00000000">
        <w:rPr>
          <w:rFonts w:ascii="Arial" w:cs="Arial" w:eastAsia="Arial" w:hAnsi="Arial"/>
          <w:sz w:val="24"/>
          <w:szCs w:val="24"/>
          <w:rtl w:val="0"/>
        </w:rPr>
        <w:t xml:space="preserve">liers, valores nulos ou duplicados)</w:t>
      </w:r>
      <w:r w:rsidDel="00000000" w:rsidR="00000000" w:rsidRPr="00000000">
        <w:rPr>
          <w:rFonts w:ascii="Arial" w:cs="Arial" w:eastAsia="Arial" w:hAnsi="Arial"/>
          <w:color w:val="000000"/>
          <w:sz w:val="24"/>
          <w:szCs w:val="24"/>
          <w:rtl w:val="0"/>
        </w:rPr>
        <w:t xml:space="preserve"> que prejudiquem no processo de análise do Dataset, em seguida será feita uma análise do Dataset.</w:t>
      </w:r>
      <w:r w:rsidDel="00000000" w:rsidR="00000000" w:rsidRPr="00000000">
        <w:rPr>
          <w:rtl w:val="0"/>
        </w:rPr>
      </w:r>
    </w:p>
    <w:p w:rsidR="00000000" w:rsidDel="00000000" w:rsidP="00000000" w:rsidRDefault="00000000" w:rsidRPr="00000000" w14:paraId="0000005F">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Modelagem do sistema de recomendação: </w:t>
      </w:r>
      <w:r w:rsidDel="00000000" w:rsidR="00000000" w:rsidRPr="00000000">
        <w:rPr>
          <w:rFonts w:ascii="Arial" w:cs="Arial" w:eastAsia="Arial" w:hAnsi="Arial"/>
          <w:color w:val="000000"/>
          <w:sz w:val="24"/>
          <w:szCs w:val="24"/>
          <w:rtl w:val="0"/>
        </w:rPr>
        <w:t xml:space="preserve">por conseguinte será iniciado o processo de modelagem e desenvolvimento do sistema de recomendação.</w:t>
      </w:r>
      <w:r w:rsidDel="00000000" w:rsidR="00000000" w:rsidRPr="00000000">
        <w:rPr>
          <w:rtl w:val="0"/>
        </w:rPr>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Treinamento de algoritmos de classificação: </w:t>
      </w:r>
      <w:r w:rsidDel="00000000" w:rsidR="00000000" w:rsidRPr="00000000">
        <w:rPr>
          <w:rFonts w:ascii="Arial" w:cs="Arial" w:eastAsia="Arial" w:hAnsi="Arial"/>
          <w:color w:val="000000"/>
          <w:sz w:val="24"/>
          <w:szCs w:val="24"/>
          <w:rtl w:val="0"/>
        </w:rPr>
        <w:t xml:space="preserve">os algoritmos de classificação precisam ser ajustados de acordo com os dados, eles precisam ser treinados, para entender os padrões e poder </w:t>
      </w:r>
      <w:r w:rsidDel="00000000" w:rsidR="00000000" w:rsidRPr="00000000">
        <w:rPr>
          <w:rFonts w:ascii="Arial" w:cs="Arial" w:eastAsia="Arial" w:hAnsi="Arial"/>
          <w:sz w:val="24"/>
          <w:szCs w:val="24"/>
          <w:rtl w:val="0"/>
        </w:rPr>
        <w:t xml:space="preserve">classificá-los.</w:t>
      </w:r>
      <w:r w:rsidDel="00000000" w:rsidR="00000000" w:rsidRPr="00000000">
        <w:rPr>
          <w:rtl w:val="0"/>
        </w:rPr>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pacing w:after="0" w:line="360" w:lineRule="auto"/>
        <w:ind w:left="1134" w:hanging="36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Personalização do sistema de recomendação: </w:t>
      </w:r>
      <w:r w:rsidDel="00000000" w:rsidR="00000000" w:rsidRPr="00000000">
        <w:rPr>
          <w:rFonts w:ascii="Arial" w:cs="Arial" w:eastAsia="Arial" w:hAnsi="Arial"/>
          <w:color w:val="000000"/>
          <w:sz w:val="24"/>
          <w:szCs w:val="24"/>
          <w:rtl w:val="0"/>
        </w:rPr>
        <w:t xml:space="preserve">processo de personalização do sistema de recomendação com o algoritmo de classificação treinado.</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360" w:lineRule="auto"/>
        <w:ind w:left="0" w:firstLine="0"/>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6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2.1 DATASETS</w:t>
      </w:r>
      <w:r w:rsidDel="00000000" w:rsidR="00000000" w:rsidRPr="00000000">
        <w:rPr>
          <w:rtl w:val="0"/>
        </w:rPr>
      </w:r>
    </w:p>
    <w:p w:rsidR="00000000" w:rsidDel="00000000" w:rsidP="00000000" w:rsidRDefault="00000000" w:rsidRPr="00000000" w14:paraId="0000006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w:t>
      </w:r>
      <w:sdt>
        <w:sdtPr>
          <w:tag w:val="goog_rdk_5"/>
        </w:sdtPr>
        <w:sdtContent>
          <w:ins w:author="João Paulo" w:id="2" w:date="2023-04-19T14:34:14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6"/>
        </w:sdtPr>
        <w:sdtContent>
          <w:commentRangeStart w:id="1"/>
        </w:sdtContent>
      </w:sdt>
      <w:r w:rsidDel="00000000" w:rsidR="00000000" w:rsidRPr="00000000">
        <w:rPr>
          <w:rFonts w:ascii="Arial" w:cs="Arial" w:eastAsia="Arial" w:hAnsi="Arial"/>
          <w:sz w:val="24"/>
          <w:szCs w:val="24"/>
          <w:rtl w:val="0"/>
        </w:rPr>
        <w:t xml:space="preserve">Silva (2021), Steck (2018) e Kaya e Bridge (2019).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sdt>
        <w:sdtPr>
          <w:tag w:val="goog_rdk_7"/>
        </w:sdtPr>
        <w:sdtContent>
          <w:del w:author="João Paulo" w:id="3" w:date="2023-04-19T14:35:05Z">
            <w:r w:rsidDel="00000000" w:rsidR="00000000" w:rsidRPr="00000000">
              <w:rPr>
                <w:rFonts w:ascii="Arial" w:cs="Arial" w:eastAsia="Arial" w:hAnsi="Arial"/>
                <w:sz w:val="24"/>
                <w:szCs w:val="24"/>
                <w:rtl w:val="0"/>
              </w:rPr>
              <w:delText xml:space="preserve">https://www.kaggle.com/datasets/rounakbanik/the-movies-dataset</w:delText>
            </w:r>
          </w:del>
        </w:sdtContent>
      </w:sdt>
      <w:sdt>
        <w:sdtPr>
          <w:tag w:val="goog_rdk_8"/>
        </w:sdtPr>
        <w:sdtContent>
          <w:ins w:author="João Paulo" w:id="3" w:date="2023-04-19T14:35:05Z">
            <w:r w:rsidDel="00000000" w:rsidR="00000000" w:rsidRPr="00000000">
              <w:fldChar w:fldCharType="begin"/>
            </w:r>
            <w:r w:rsidDel="00000000" w:rsidR="00000000" w:rsidRPr="00000000">
              <w:instrText xml:space="preserve">HYPERLINK "https://www.kaggle.com/datasets/rounakbanik/the-movies-dataset"</w:instrText>
            </w:r>
            <w:r w:rsidDel="00000000" w:rsidR="00000000" w:rsidRPr="00000000">
              <w:fldChar w:fldCharType="separate"/>
            </w:r>
            <w:r w:rsidDel="00000000" w:rsidR="00000000" w:rsidRPr="00000000">
              <w:rPr>
                <w:rFonts w:ascii="Arial" w:cs="Arial" w:eastAsia="Arial" w:hAnsi="Arial"/>
                <w:color w:val="1155cc"/>
                <w:sz w:val="24"/>
                <w:szCs w:val="24"/>
                <w:u w:val="single"/>
                <w:rtl w:val="0"/>
              </w:rPr>
              <w:t xml:space="preserve">https://www.kaggle.com/datasets/rounakbanik/the-movies-dataset</w:t>
            </w:r>
            <w:r w:rsidDel="00000000" w:rsidR="00000000" w:rsidRPr="00000000">
              <w:fldChar w:fldCharType="end"/>
            </w:r>
          </w:ins>
        </w:sdtContent>
      </w:sdt>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6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sdt>
        <w:sdtPr>
          <w:tag w:val="goog_rdk_9"/>
        </w:sdtPr>
        <w:sdtContent>
          <w:commentRangeStart w:id="2"/>
        </w:sdtContent>
      </w:sdt>
      <w:r w:rsidDel="00000000" w:rsidR="00000000" w:rsidRPr="00000000">
        <w:rPr>
          <w:rFonts w:ascii="Arial" w:cs="Arial" w:eastAsia="Arial" w:hAnsi="Arial"/>
          <w:sz w:val="24"/>
          <w:szCs w:val="24"/>
          <w:rtl w:val="0"/>
        </w:rPr>
        <w:t xml:space="preserve">julho de 2017</w:t>
      </w:r>
      <w:commentRangeEnd w:id="2"/>
      <w:r w:rsidDel="00000000" w:rsidR="00000000" w:rsidRPr="00000000">
        <w:commentReference w:id="2"/>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sdt>
        <w:sdtPr>
          <w:tag w:val="goog_rdk_10"/>
        </w:sdtPr>
        <w:sdtContent>
          <w:commentRangeStart w:id="3"/>
        </w:sdtContent>
      </w:sdt>
      <w:sdt>
        <w:sdtPr>
          <w:tag w:val="goog_rdk_11"/>
        </w:sdtPr>
        <w:sdtContent>
          <w:commentRangeStart w:id="4"/>
        </w:sdtContent>
      </w:sdt>
      <w:r w:rsidDel="00000000" w:rsidR="00000000" w:rsidRPr="00000000">
        <w:rPr>
          <w:rFonts w:ascii="Arial" w:cs="Arial" w:eastAsia="Arial" w:hAnsi="Arial"/>
          <w:sz w:val="24"/>
          <w:szCs w:val="24"/>
          <w:rtl w:val="0"/>
        </w:rPr>
        <w:t xml:space="preserve">mais </w:t>
      </w:r>
      <w:commentRangeEnd w:id="3"/>
      <w:r w:rsidDel="00000000" w:rsidR="00000000" w:rsidRPr="00000000">
        <w:commentReference w:id="3"/>
      </w:r>
      <w:commentRangeEnd w:id="4"/>
      <w:r w:rsidDel="00000000" w:rsidR="00000000" w:rsidRPr="00000000">
        <w:commentReference w:id="4"/>
      </w:r>
      <w:r w:rsidDel="00000000" w:rsidR="00000000" w:rsidRPr="00000000">
        <w:rPr>
          <w:rFonts w:ascii="Arial" w:cs="Arial" w:eastAsia="Arial" w:hAnsi="Arial"/>
          <w:sz w:val="24"/>
          <w:szCs w:val="24"/>
          <w:rtl w:val="0"/>
        </w:rPr>
        <w:t xml:space="preserve">de  </w:t>
      </w:r>
      <w:r w:rsidDel="00000000" w:rsidR="00000000" w:rsidRPr="00000000">
        <w:rPr>
          <w:rFonts w:ascii="Arial" w:cs="Arial" w:eastAsia="Arial" w:hAnsi="Arial"/>
          <w:sz w:val="24"/>
          <w:szCs w:val="24"/>
          <w:rtl w:val="0"/>
        </w:rPr>
        <w:t xml:space="preserve">26.000.000 classificações fornecidas por mais de 270.000 usuários para os mais de 45.000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100.000 classificações a 9.066 filmes, </w:t>
      </w:r>
      <w:r w:rsidDel="00000000" w:rsidR="00000000" w:rsidRPr="00000000">
        <w:rPr>
          <w:rFonts w:ascii="Arial" w:cs="Arial" w:eastAsia="Arial" w:hAnsi="Arial"/>
          <w:sz w:val="24"/>
          <w:szCs w:val="24"/>
          <w:rtl w:val="0"/>
        </w:rPr>
        <w:t xml:space="preserve">provenientes de cerca de 700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Dataset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mais de 45.000 filmes.</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9.000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mais de 100.000 avaliações, provenientes de cerca de 700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6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abaixo exemplifica essa etapa de pré-processamento.</w:t>
      </w:r>
    </w:p>
    <w:p w:rsidR="00000000" w:rsidDel="00000000" w:rsidP="00000000" w:rsidRDefault="00000000" w:rsidRPr="00000000" w14:paraId="00000070">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1992719"/>
            <wp:effectExtent b="0" l="0" r="0" t="0"/>
            <wp:docPr id="10" name="image3.png"/>
            <a:graphic>
              <a:graphicData uri="http://schemas.openxmlformats.org/drawingml/2006/picture">
                <pic:pic>
                  <pic:nvPicPr>
                    <pic:cNvPr id="0" name="image3.png"/>
                    <pic:cNvPicPr preferRelativeResize="0"/>
                  </pic:nvPicPr>
                  <pic:blipFill>
                    <a:blip r:embed="rId11"/>
                    <a:srcRect b="13393" l="0" r="0" t="8318"/>
                    <a:stretch>
                      <a:fillRect/>
                    </a:stretch>
                  </pic:blipFill>
                  <pic:spPr>
                    <a:xfrm>
                      <a:off x="0" y="0"/>
                      <a:ext cx="5762625" cy="199271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w:t>
      </w:r>
      <w:sdt>
        <w:sdtPr>
          <w:tag w:val="goog_rdk_12"/>
        </w:sdtPr>
        <w:sdtContent>
          <w:ins w:author="João Paulo" w:id="4" w:date="2023-04-19T14:42:02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A seguir estão listadas algumas etapas de preparação dos dados utilizadas nesse projeto:</w:t>
      </w:r>
    </w:p>
    <w:p w:rsidR="00000000" w:rsidDel="00000000" w:rsidP="00000000" w:rsidRDefault="00000000" w:rsidRPr="00000000" w14:paraId="00000072">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w:t>
      </w:r>
      <w:sdt>
        <w:sdtPr>
          <w:tag w:val="goog_rdk_13"/>
        </w:sdtPr>
        <w:sdtContent>
          <w:ins w:author="João Paulo" w:id="5" w:date="2023-04-19T14:43:18Z">
            <w:r w:rsidDel="00000000" w:rsidR="00000000" w:rsidRPr="00000000">
              <w:rPr>
                <w:rFonts w:ascii="Arial" w:cs="Arial" w:eastAsia="Arial" w:hAnsi="Arial"/>
                <w:sz w:val="24"/>
                <w:szCs w:val="24"/>
                <w:rtl w:val="0"/>
              </w:rPr>
              <w:t xml:space="preserve"> (exemplo: era “assim foi para assim”)</w:t>
            </w:r>
          </w:ins>
        </w:sdtContent>
      </w:sdt>
      <w:r w:rsidDel="00000000" w:rsidR="00000000" w:rsidRPr="00000000">
        <w:rPr>
          <w:rtl w:val="0"/>
        </w:rPr>
      </w:r>
    </w:p>
    <w:p w:rsidR="00000000" w:rsidDel="00000000" w:rsidP="00000000" w:rsidRDefault="00000000" w:rsidRPr="00000000" w14:paraId="00000073">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w:t>
      </w:r>
      <w:sdt>
        <w:sdtPr>
          <w:tag w:val="goog_rdk_14"/>
        </w:sdtPr>
        <w:sdtContent>
          <w:ins w:author="João Paulo" w:id="6" w:date="2023-04-19T14:43:51Z">
            <w:r w:rsidDel="00000000" w:rsidR="00000000" w:rsidRPr="00000000">
              <w:rPr>
                <w:rFonts w:ascii="Arial" w:cs="Arial" w:eastAsia="Arial" w:hAnsi="Arial"/>
                <w:sz w:val="24"/>
                <w:szCs w:val="24"/>
                <w:rtl w:val="0"/>
              </w:rPr>
              <w:t xml:space="preserve">Acrescentar de onde foi </w:t>
            </w:r>
            <w:r w:rsidDel="00000000" w:rsidR="00000000" w:rsidRPr="00000000">
              <w:rPr>
                <w:rFonts w:ascii="Arial" w:cs="Arial" w:eastAsia="Arial" w:hAnsi="Arial"/>
                <w:sz w:val="24"/>
                <w:szCs w:val="24"/>
                <w:rtl w:val="0"/>
              </w:rPr>
              <w:t xml:space="preserve">extraída</w:t>
            </w:r>
            <w:r w:rsidDel="00000000" w:rsidR="00000000" w:rsidRPr="00000000">
              <w:rPr>
                <w:rFonts w:ascii="Arial" w:cs="Arial" w:eastAsia="Arial" w:hAnsi="Arial"/>
                <w:sz w:val="24"/>
                <w:szCs w:val="24"/>
                <w:rtl w:val="0"/>
              </w:rPr>
              <w:t xml:space="preserve"> este ano</w:t>
            </w:r>
          </w:ins>
        </w:sdtContent>
      </w:sdt>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4">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075">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w:t>
      </w:r>
      <w:sdt>
        <w:sdtPr>
          <w:tag w:val="goog_rdk_15"/>
        </w:sdtPr>
        <w:sdtContent>
          <w:ins w:author="João Paulo" w:id="7" w:date="2023-04-19T14:44:46Z">
            <w:r w:rsidDel="00000000" w:rsidR="00000000" w:rsidRPr="00000000">
              <w:rPr>
                <w:rFonts w:ascii="Arial" w:cs="Arial" w:eastAsia="Arial" w:hAnsi="Arial"/>
                <w:sz w:val="24"/>
                <w:szCs w:val="24"/>
                <w:rtl w:val="0"/>
              </w:rPr>
              <w:t xml:space="preserve"> (exemplo)</w:t>
            </w:r>
          </w:ins>
        </w:sdtContent>
      </w:sdt>
      <w:r w:rsidDel="00000000" w:rsidR="00000000" w:rsidRPr="00000000">
        <w:rPr>
          <w:rtl w:val="0"/>
        </w:rPr>
      </w:r>
    </w:p>
    <w:p w:rsidR="00000000" w:rsidDel="00000000" w:rsidP="00000000" w:rsidRDefault="00000000" w:rsidRPr="00000000" w14:paraId="00000076">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077">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6"/>
        </w:sdtPr>
        <w:sdtContent>
          <w:ins w:author="João Paulo" w:id="8"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078">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07A">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B">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C">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D">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E">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F">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0">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1">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2">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4">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 FUNDAMENTAÇÃO TEÓRICA </w:t>
      </w:r>
    </w:p>
    <w:p w:rsidR="00000000" w:rsidDel="00000000" w:rsidP="00000000" w:rsidRDefault="00000000" w:rsidRPr="00000000" w14:paraId="00000086">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087">
      <w:pPr>
        <w:spacing w:after="20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3.1 SISTEMAS DE RECOMENDAÇÃO</w:t>
      </w:r>
    </w:p>
    <w:p w:rsidR="00000000" w:rsidDel="00000000" w:rsidP="00000000" w:rsidRDefault="00000000" w:rsidRPr="00000000" w14:paraId="0000008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08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08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08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08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 </w:t>
      </w:r>
      <w:r w:rsidDel="00000000" w:rsidR="00000000" w:rsidRPr="00000000">
        <w:rPr>
          <w:rFonts w:ascii="Arial" w:cs="Arial" w:eastAsia="Arial" w:hAnsi="Arial"/>
          <w:b w:val="1"/>
          <w:sz w:val="24"/>
          <w:szCs w:val="24"/>
          <w:rtl w:val="0"/>
        </w:rPr>
        <w:t xml:space="preserve">PRÉ-PROCESSAMENTO </w:t>
      </w:r>
    </w:p>
    <w:p w:rsidR="00000000" w:rsidDel="00000000" w:rsidP="00000000" w:rsidRDefault="00000000" w:rsidRPr="00000000" w14:paraId="0000008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08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090">
      <w:pPr>
        <w:spacing w:after="0" w:line="360" w:lineRule="auto"/>
        <w:ind w:firstLine="709"/>
        <w:jc w:val="center"/>
        <w:rPr>
          <w:rFonts w:ascii="Arial" w:cs="Arial" w:eastAsia="Arial" w:hAnsi="Arial"/>
          <w:sz w:val="24"/>
          <w:szCs w:val="24"/>
        </w:rPr>
      </w:pPr>
      <w:sdt>
        <w:sdtPr>
          <w:tag w:val="goog_rdk_17"/>
        </w:sdtPr>
        <w:sdtContent>
          <w:commentRangeStart w:id="5"/>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6" name="image11.png"/>
            <a:graphic>
              <a:graphicData uri="http://schemas.openxmlformats.org/drawingml/2006/picture">
                <pic:pic>
                  <pic:nvPicPr>
                    <pic:cNvPr id="0" name="image11.png"/>
                    <pic:cNvPicPr preferRelativeResize="0"/>
                  </pic:nvPicPr>
                  <pic:blipFill>
                    <a:blip r:embed="rId12"/>
                    <a:srcRect b="15308" l="17145" r="16465" t="12619"/>
                    <a:stretch>
                      <a:fillRect/>
                    </a:stretch>
                  </pic:blipFill>
                  <pic:spPr>
                    <a:xfrm>
                      <a:off x="0" y="0"/>
                      <a:ext cx="3829050" cy="304813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09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3.1.1.1 </w:t>
      </w:r>
      <w:r w:rsidDel="00000000" w:rsidR="00000000" w:rsidRPr="00000000">
        <w:rPr>
          <w:rFonts w:ascii="Arial" w:cs="Arial" w:eastAsia="Arial" w:hAnsi="Arial"/>
          <w:b w:val="1"/>
          <w:sz w:val="24"/>
          <w:szCs w:val="24"/>
          <w:rtl w:val="0"/>
        </w:rPr>
        <w:t xml:space="preserve">PRÉ-PROCESSAMENTO TEXTUAL </w:t>
      </w:r>
    </w:p>
    <w:p w:rsidR="00000000" w:rsidDel="00000000" w:rsidP="00000000" w:rsidRDefault="00000000" w:rsidRPr="00000000" w14:paraId="0000009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09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09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09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0A0">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3.1.2 PARTIDA A FRIO (</w:t>
      </w:r>
      <w:r w:rsidDel="00000000" w:rsidR="00000000" w:rsidRPr="00000000">
        <w:rPr>
          <w:rFonts w:ascii="Arial" w:cs="Arial" w:eastAsia="Arial" w:hAnsi="Arial"/>
          <w:b w:val="1"/>
          <w:sz w:val="24"/>
          <w:szCs w:val="24"/>
          <w:rtl w:val="0"/>
        </w:rPr>
        <w:t xml:space="preserve">COLD START PROBLEM)</w:t>
      </w:r>
    </w:p>
    <w:p w:rsidR="00000000" w:rsidDel="00000000" w:rsidP="00000000" w:rsidRDefault="00000000" w:rsidRPr="00000000" w14:paraId="000000A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0A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3">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w:t>
      </w:r>
    </w:p>
    <w:p w:rsidR="00000000" w:rsidDel="00000000" w:rsidP="00000000" w:rsidRDefault="00000000" w:rsidRPr="00000000" w14:paraId="000000A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0A5">
      <w:pPr>
        <w:spacing w:after="200" w:line="360" w:lineRule="auto"/>
        <w:ind w:left="0" w:firstLine="0"/>
        <w:jc w:val="center"/>
        <w:rPr>
          <w:rFonts w:ascii="Arial" w:cs="Arial" w:eastAsia="Arial" w:hAnsi="Arial"/>
          <w:sz w:val="24"/>
          <w:szCs w:val="24"/>
        </w:rPr>
      </w:pPr>
      <w:sdt>
        <w:sdtPr>
          <w:tag w:val="goog_rdk_18"/>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93599" cy="234410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0A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3.1.3 </w:t>
      </w:r>
      <w:r w:rsidDel="00000000" w:rsidR="00000000" w:rsidRPr="00000000">
        <w:rPr>
          <w:rFonts w:ascii="Arial" w:cs="Arial" w:eastAsia="Arial" w:hAnsi="Arial"/>
          <w:b w:val="1"/>
          <w:sz w:val="24"/>
          <w:szCs w:val="24"/>
          <w:rtl w:val="0"/>
        </w:rPr>
        <w:t xml:space="preserve">FILTRAGEM COLABORATIVA </w:t>
      </w:r>
    </w:p>
    <w:p w:rsidR="00000000" w:rsidDel="00000000" w:rsidP="00000000" w:rsidRDefault="00000000" w:rsidRPr="00000000" w14:paraId="000000B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0B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0B8">
      <w:pPr>
        <w:spacing w:after="200" w:line="360" w:lineRule="auto"/>
        <w:ind w:left="0" w:firstLine="0"/>
        <w:jc w:val="center"/>
        <w:rPr>
          <w:rFonts w:ascii="Arial" w:cs="Arial" w:eastAsia="Arial" w:hAnsi="Arial"/>
          <w:sz w:val="24"/>
          <w:szCs w:val="24"/>
        </w:rPr>
      </w:pPr>
      <w:sdt>
        <w:sdtPr>
          <w:tag w:val="goog_rdk_19"/>
        </w:sdtPr>
        <w:sdtContent>
          <w:commentRangeStart w:id="7"/>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2" name="image15.png"/>
            <a:graphic>
              <a:graphicData uri="http://schemas.openxmlformats.org/drawingml/2006/picture">
                <pic:pic>
                  <pic:nvPicPr>
                    <pic:cNvPr id="0" name="image15.png"/>
                    <pic:cNvPicPr preferRelativeResize="0"/>
                  </pic:nvPicPr>
                  <pic:blipFill>
                    <a:blip r:embed="rId15"/>
                    <a:srcRect b="0" l="2578" r="0" t="0"/>
                    <a:stretch>
                      <a:fillRect/>
                    </a:stretch>
                  </pic:blipFill>
                  <pic:spPr>
                    <a:xfrm>
                      <a:off x="0" y="0"/>
                      <a:ext cx="3600000" cy="32120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9">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0BA">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7" name="image6.png"/>
            <a:graphic>
              <a:graphicData uri="http://schemas.openxmlformats.org/drawingml/2006/picture">
                <pic:pic>
                  <pic:nvPicPr>
                    <pic:cNvPr id="0" name="image6.png"/>
                    <pic:cNvPicPr preferRelativeResize="0"/>
                  </pic:nvPicPr>
                  <pic:blipFill>
                    <a:blip r:embed="rId16"/>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20"/>
        </w:sdtPr>
        <w:sdtContent>
          <w:commentRangeStart w:id="8"/>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8"/>
      <w:r w:rsidDel="00000000" w:rsidR="00000000" w:rsidRPr="00000000">
        <w:commentReference w:id="8"/>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w:t>
      </w:r>
    </w:p>
    <w:p w:rsidR="00000000" w:rsidDel="00000000" w:rsidP="00000000" w:rsidRDefault="00000000" w:rsidRPr="00000000" w14:paraId="000000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0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21"/>
        </w:sdtPr>
        <w:sdtContent>
          <w:commentRangeStart w:id="9"/>
        </w:sdtContent>
      </w:sdt>
      <w:sdt>
        <w:sdtPr>
          <w:tag w:val="goog_rdk_22"/>
        </w:sdtPr>
        <w:sdtContent>
          <w:commentRangeStart w:id="10"/>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0" name="image13.png"/>
            <a:graphic>
              <a:graphicData uri="http://schemas.openxmlformats.org/drawingml/2006/picture">
                <pic:pic>
                  <pic:nvPicPr>
                    <pic:cNvPr id="0" name="image13.png"/>
                    <pic:cNvPicPr preferRelativeResize="0"/>
                  </pic:nvPicPr>
                  <pic:blipFill>
                    <a:blip r:embed="rId17"/>
                    <a:srcRect b="0" l="2246" r="5024" t="8590"/>
                    <a:stretch>
                      <a:fillRect/>
                    </a:stretch>
                  </pic:blipFill>
                  <pic:spPr>
                    <a:xfrm>
                      <a:off x="0" y="0"/>
                      <a:ext cx="5347335" cy="2962275"/>
                    </a:xfrm>
                    <a:prstGeom prst="rect"/>
                    <a:ln/>
                  </pic:spPr>
                </pic:pic>
              </a:graphicData>
            </a:graphic>
          </wp:inline>
        </w:drawing>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1">
      <w:pPr>
        <w:numPr>
          <w:ilvl w:val="0"/>
          <w:numId w:val="2"/>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0C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0C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0C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0C5">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0C6">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0C7">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0C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3.1.3.1 VIZINHOS MAIS PROXIMOS OU K-NEAREST NEIGHBOR (k-NN)</w:t>
      </w:r>
    </w:p>
    <w:p w:rsidR="00000000" w:rsidDel="00000000" w:rsidP="00000000" w:rsidRDefault="00000000" w:rsidRPr="00000000" w14:paraId="000000D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w:t>
      </w:r>
    </w:p>
    <w:p w:rsidR="00000000" w:rsidDel="00000000" w:rsidP="00000000" w:rsidRDefault="00000000" w:rsidRPr="00000000" w14:paraId="000000D2">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6" name="image16.png"/>
            <a:graphic>
              <a:graphicData uri="http://schemas.openxmlformats.org/drawingml/2006/picture">
                <pic:pic>
                  <pic:nvPicPr>
                    <pic:cNvPr id="0" name="image16.png"/>
                    <pic:cNvPicPr preferRelativeResize="0"/>
                  </pic:nvPicPr>
                  <pic:blipFill>
                    <a:blip r:embed="rId18"/>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0D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0D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No presente estudo é utilizada a abordagem baseada em usuários.</w:t>
      </w:r>
    </w:p>
    <w:p w:rsidR="00000000" w:rsidDel="00000000" w:rsidP="00000000" w:rsidRDefault="00000000" w:rsidRPr="00000000" w14:paraId="000000D6">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0D8">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3.1.2.2 FATORAÇÃO DE MATRIZES</w:t>
      </w:r>
    </w:p>
    <w:p w:rsidR="00000000" w:rsidDel="00000000" w:rsidP="00000000" w:rsidRDefault="00000000" w:rsidRPr="00000000" w14:paraId="000000D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Durante a reconstrução, os valores das avaliações existentes são mantidos e os valores das avaliações faltantes são previstos, gerando recomendações.</w:t>
      </w:r>
    </w:p>
    <w:p w:rsidR="00000000" w:rsidDel="00000000" w:rsidP="00000000" w:rsidRDefault="00000000" w:rsidRPr="00000000" w14:paraId="000000DC">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5" name="image7.png"/>
            <a:graphic>
              <a:graphicData uri="http://schemas.openxmlformats.org/drawingml/2006/picture">
                <pic:pic>
                  <pic:nvPicPr>
                    <pic:cNvPr id="0" name="image7.png"/>
                    <pic:cNvPicPr preferRelativeResize="0"/>
                  </pic:nvPicPr>
                  <pic:blipFill>
                    <a:blip r:embed="rId20"/>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 .</w:t>
      </w:r>
    </w:p>
    <w:p w:rsidR="00000000" w:rsidDel="00000000" w:rsidP="00000000" w:rsidRDefault="00000000" w:rsidRPr="00000000" w14:paraId="000000DE">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4">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5">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6">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7">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8">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9">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A">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B">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EC">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3.1.3 </w:t>
      </w:r>
      <w:r w:rsidDel="00000000" w:rsidR="00000000" w:rsidRPr="00000000">
        <w:rPr>
          <w:rFonts w:ascii="Arial" w:cs="Arial" w:eastAsia="Arial" w:hAnsi="Arial"/>
          <w:b w:val="1"/>
          <w:sz w:val="24"/>
          <w:szCs w:val="24"/>
          <w:rtl w:val="0"/>
        </w:rPr>
        <w:t xml:space="preserve">FILTRAGEM BASEADA EM CONTEÚDO</w:t>
      </w:r>
    </w:p>
    <w:p w:rsidR="00000000" w:rsidDel="00000000" w:rsidP="00000000" w:rsidRDefault="00000000" w:rsidRPr="00000000" w14:paraId="000000E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0E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0E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w:t>
      </w:r>
      <w:sdt>
        <w:sdtPr>
          <w:tag w:val="goog_rdk_23"/>
        </w:sdtPr>
        <w:sdtContent>
          <w:commentRangeStart w:id="11"/>
        </w:sdtContent>
      </w:sdt>
      <w:r w:rsidDel="00000000" w:rsidR="00000000" w:rsidRPr="00000000">
        <w:rPr>
          <w:rFonts w:ascii="Arial" w:cs="Arial" w:eastAsia="Arial" w:hAnsi="Arial"/>
          <w:sz w:val="24"/>
          <w:szCs w:val="24"/>
          <w:rtl w:val="0"/>
        </w:rPr>
        <w:t xml:space="preserve">figura </w:t>
      </w:r>
      <w:commentRangeEnd w:id="11"/>
      <w:r w:rsidDel="00000000" w:rsidR="00000000" w:rsidRPr="00000000">
        <w:commentReference w:id="11"/>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 </w:t>
      </w:r>
    </w:p>
    <w:p w:rsidR="00000000" w:rsidDel="00000000" w:rsidP="00000000" w:rsidRDefault="00000000" w:rsidRPr="00000000" w14:paraId="000000F0">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19" name="image17.png"/>
            <a:graphic>
              <a:graphicData uri="http://schemas.openxmlformats.org/drawingml/2006/picture">
                <pic:pic>
                  <pic:nvPicPr>
                    <pic:cNvPr id="0" name="image17.png"/>
                    <pic:cNvPicPr preferRelativeResize="0"/>
                  </pic:nvPicPr>
                  <pic:blipFill>
                    <a:blip r:embed="rId21"/>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0F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0F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0F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6"/>
          <w:szCs w:val="26"/>
          <w:rtl w:val="0"/>
        </w:rPr>
        <w:t xml:space="preserve">3.1.4 </w:t>
      </w:r>
      <w:r w:rsidDel="00000000" w:rsidR="00000000" w:rsidRPr="00000000">
        <w:rPr>
          <w:rFonts w:ascii="Arial" w:cs="Arial" w:eastAsia="Arial" w:hAnsi="Arial"/>
          <w:b w:val="1"/>
          <w:sz w:val="24"/>
          <w:szCs w:val="24"/>
          <w:rtl w:val="0"/>
        </w:rPr>
        <w:t xml:space="preserve">FILTRAGEM HÍBRIDA </w:t>
      </w:r>
    </w:p>
    <w:p w:rsidR="00000000" w:rsidDel="00000000" w:rsidP="00000000" w:rsidRDefault="00000000" w:rsidRPr="00000000" w14:paraId="000000F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w:t>
      </w:r>
    </w:p>
    <w:p w:rsidR="00000000" w:rsidDel="00000000" w:rsidP="00000000" w:rsidRDefault="00000000" w:rsidRPr="00000000" w14:paraId="000000F8">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4" name="image10.png"/>
            <a:graphic>
              <a:graphicData uri="http://schemas.openxmlformats.org/drawingml/2006/picture">
                <pic:pic>
                  <pic:nvPicPr>
                    <pic:cNvPr id="0" name="image10.png"/>
                    <pic:cNvPicPr preferRelativeResize="0"/>
                  </pic:nvPicPr>
                  <pic:blipFill>
                    <a:blip r:embed="rId22"/>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rsidR="00000000" w:rsidDel="00000000" w:rsidP="00000000" w:rsidRDefault="00000000" w:rsidRPr="00000000" w14:paraId="000000F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p>
    <w:p w:rsidR="00000000" w:rsidDel="00000000" w:rsidP="00000000" w:rsidRDefault="00000000" w:rsidRPr="00000000" w14:paraId="000000FB">
      <w:pPr>
        <w:spacing w:after="0" w:line="42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rPr>
          <w:rFonts w:ascii="Arial" w:cs="Arial" w:eastAsia="Arial" w:hAnsi="Arial"/>
          <w:sz w:val="24"/>
          <w:szCs w:val="24"/>
          <w:highlight w:val="red"/>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4 ALGORITMOS </w:t>
      </w:r>
    </w:p>
    <w:sdt>
      <w:sdtPr>
        <w:tag w:val="goog_rdk_25"/>
      </w:sdtPr>
      <w:sdtContent>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360" w:lineRule="auto"/>
            <w:ind w:firstLine="709"/>
            <w:jc w:val="both"/>
            <w:rPr>
              <w:ins w:author="João Paulo" w:id="9" w:date="2023-04-19T14:53:38Z"/>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sdt>
            <w:sdtPr>
              <w:tag w:val="goog_rdk_24"/>
            </w:sdtPr>
            <w:sdtContent>
              <w:ins w:author="João Paulo" w:id="9" w:date="2023-04-19T14:53:38Z">
                <w:r w:rsidDel="00000000" w:rsidR="00000000" w:rsidRPr="00000000">
                  <w:rPr>
                    <w:rtl w:val="0"/>
                  </w:rPr>
                </w:r>
              </w:ins>
            </w:sdtContent>
          </w:sdt>
        </w:p>
      </w:sdtContent>
    </w:sdt>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i w:val="0"/>
          <w:smallCaps w:val="0"/>
          <w:strike w:val="0"/>
          <w:color w:val="000000"/>
          <w:sz w:val="26"/>
          <w:szCs w:val="26"/>
          <w:shd w:fill="auto" w:val="clear"/>
          <w:vertAlign w:val="baseline"/>
        </w:rPr>
      </w:pPr>
      <w:r w:rsidDel="00000000" w:rsidR="00000000" w:rsidRPr="00000000">
        <w:rPr>
          <w:rFonts w:ascii="Arial" w:cs="Arial" w:eastAsia="Arial" w:hAnsi="Arial"/>
          <w:b w:val="1"/>
          <w:sz w:val="26"/>
          <w:szCs w:val="26"/>
          <w:rtl w:val="0"/>
        </w:rPr>
        <w:t xml:space="preserve">ESTRATÉGIA BASEADA EM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CONTEÚDO</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w:t>
      </w:r>
      <w:sdt>
        <w:sdtPr>
          <w:tag w:val="goog_rdk_26"/>
        </w:sdtPr>
        <w:sdtContent>
          <w:ins w:author="João Paulo" w:id="10" w:date="2023-04-19T14:52:00Z">
            <w:r w:rsidDel="00000000" w:rsidR="00000000" w:rsidRPr="00000000">
              <w:rPr>
                <w:rFonts w:ascii="Arial" w:cs="Arial" w:eastAsia="Arial" w:hAnsi="Arial"/>
                <w:sz w:val="24"/>
                <w:szCs w:val="24"/>
                <w:rtl w:val="0"/>
              </w:rPr>
              <w:t xml:space="preserve">Nesta etapa foram utilizados </w:t>
            </w:r>
          </w:ins>
        </w:sdtContent>
      </w:sdt>
      <w:sdt>
        <w:sdtPr>
          <w:tag w:val="goog_rdk_27"/>
        </w:sdtPr>
        <w:sdtContent>
          <w:del w:author="João Paulo" w:id="10" w:date="2023-04-19T14:52:00Z">
            <w:r w:rsidDel="00000000" w:rsidR="00000000" w:rsidRPr="00000000">
              <w:rPr>
                <w:rFonts w:ascii="Arial" w:cs="Arial" w:eastAsia="Arial" w:hAnsi="Arial"/>
                <w:sz w:val="24"/>
                <w:szCs w:val="24"/>
                <w:rtl w:val="0"/>
              </w:rPr>
              <w:delText xml:space="preserve">Para iniciar a implementação desse mecanismo foram lidos</w:delText>
            </w:r>
          </w:del>
        </w:sdtContent>
      </w:sdt>
      <w:r w:rsidDel="00000000" w:rsidR="00000000" w:rsidRPr="00000000">
        <w:rPr>
          <w:rFonts w:ascii="Arial" w:cs="Arial" w:eastAsia="Arial" w:hAnsi="Arial"/>
          <w:sz w:val="24"/>
          <w:szCs w:val="24"/>
          <w:rtl w:val="0"/>
        </w:rPr>
        <w:t xml:space="preserve"> os datasets</w:t>
      </w:r>
      <w:sdt>
        <w:sdtPr>
          <w:tag w:val="goog_rdk_28"/>
        </w:sdtPr>
        <w:sdtContent>
          <w:ins w:author="João Paulo" w:id="11" w:date="2023-04-19T14:52:22Z">
            <w:r w:rsidDel="00000000" w:rsidR="00000000" w:rsidRPr="00000000">
              <w:rPr>
                <w:rFonts w:ascii="Arial" w:cs="Arial" w:eastAsia="Arial" w:hAnsi="Arial"/>
                <w:sz w:val="24"/>
                <w:szCs w:val="24"/>
                <w:rtl w:val="0"/>
              </w:rPr>
              <w:t xml:space="preserve"> (citar quais datasets)</w:t>
            </w:r>
          </w:ins>
        </w:sdtContent>
      </w:sdt>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A">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sz w:val="24"/>
          <w:szCs w:val="24"/>
          <w:rtl w:val="0"/>
        </w:rPr>
        <w:t xml:space="preserve">ds_filmes</w:t>
      </w:r>
      <w:r w:rsidDel="00000000" w:rsidR="00000000" w:rsidRPr="00000000">
        <w:rPr>
          <w:rFonts w:ascii="Arial" w:cs="Arial" w:eastAsia="Arial" w:hAnsi="Arial"/>
          <w:sz w:val="24"/>
          <w:szCs w:val="24"/>
          <w:rtl w:val="0"/>
        </w:rPr>
        <w:t xml:space="preserve"> que será utilizado na implementação do kNN.</w:t>
      </w:r>
      <w:r w:rsidDel="00000000" w:rsidR="00000000" w:rsidRPr="00000000">
        <w:rPr>
          <w:rtl w:val="0"/>
        </w:rPr>
      </w:r>
    </w:p>
    <w:p w:rsidR="00000000" w:rsidDel="00000000" w:rsidP="00000000" w:rsidRDefault="00000000" w:rsidRPr="00000000" w14:paraId="0000011B">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1C">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1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1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20">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29"/>
        </w:sdtPr>
        <w:sdtContent>
          <w:commentRangeStart w:id="12"/>
        </w:sdtContent>
      </w:sdt>
      <w:r w:rsidDel="00000000" w:rsidR="00000000" w:rsidRPr="00000000">
        <w:rPr>
          <w:rFonts w:ascii="Arial" w:cs="Arial" w:eastAsia="Arial" w:hAnsi="Arial"/>
          <w:sz w:val="24"/>
          <w:szCs w:val="24"/>
          <w:rtl w:val="0"/>
        </w:rPr>
        <w:t xml:space="preserve">sopa de palavras</w:t>
      </w:r>
      <w:commentRangeEnd w:id="12"/>
      <w:r w:rsidDel="00000000" w:rsidR="00000000" w:rsidRPr="00000000">
        <w:commentReference w:id="12"/>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Em seguida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22">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2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24">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sz w:val="24"/>
          <w:szCs w:val="24"/>
          <w:rtl w:val="0"/>
        </w:rPr>
        <w:t xml:space="preserve"> que irá aprender o dicionário de vocabulário e retornar uma matriz documento-termo, posteriormente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25">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ESTRATÉGIA </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COLABORATIVA</w:t>
      </w:r>
      <w:r w:rsidDel="00000000" w:rsidR="00000000" w:rsidRPr="00000000">
        <w:rPr>
          <w:rtl w:val="0"/>
        </w:rPr>
      </w:r>
    </w:p>
    <w:p w:rsidR="00000000" w:rsidDel="00000000" w:rsidP="00000000" w:rsidRDefault="00000000" w:rsidRPr="00000000" w14:paraId="0000013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w:t>
      </w:r>
      <w:sdt>
        <w:sdtPr>
          <w:tag w:val="goog_rdk_30"/>
        </w:sdtPr>
        <w:sdtContent>
          <w:ins w:author="João Paulo" w:id="12" w:date="2023-04-19T15:04:17Z">
            <w:r w:rsidDel="00000000" w:rsidR="00000000" w:rsidRPr="00000000">
              <w:rPr>
                <w:rFonts w:ascii="Arial" w:cs="Arial" w:eastAsia="Arial" w:hAnsi="Arial"/>
                <w:sz w:val="24"/>
                <w:szCs w:val="24"/>
                <w:rtl w:val="0"/>
              </w:rPr>
              <w:t xml:space="preserve"> (citação)</w:t>
            </w:r>
          </w:ins>
        </w:sdtContent>
      </w:sdt>
      <w:r w:rsidDel="00000000" w:rsidR="00000000" w:rsidRPr="00000000">
        <w:rPr>
          <w:rFonts w:ascii="Arial" w:cs="Arial" w:eastAsia="Arial" w:hAnsi="Arial"/>
          <w:sz w:val="24"/>
          <w:szCs w:val="24"/>
          <w:rtl w:val="0"/>
        </w:rPr>
        <w:t xml:space="preserve">. Qualquer usuário independente de quem seja, que usar esse mecanismo, irá obter as mesmas recomendações caso realize uma consulta para um determinado filme.</w:t>
      </w:r>
    </w:p>
    <w:p w:rsidR="00000000" w:rsidDel="00000000" w:rsidP="00000000" w:rsidRDefault="00000000" w:rsidRPr="00000000" w14:paraId="0000013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31"/>
        </w:sdtPr>
        <w:sdtContent>
          <w:ins w:author="João Paulo" w:id="13" w:date="2023-04-19T15:21:14Z"/>
          <w:sdt>
            <w:sdtPr>
              <w:tag w:val="goog_rdk_32"/>
            </w:sdtPr>
            <w:sdtContent>
              <w:commentRangeStart w:id="13"/>
            </w:sdtContent>
          </w:sdt>
          <w:ins w:author="João Paulo" w:id="13" w:date="2023-04-19T15:21:14Z">
            <w:r w:rsidDel="00000000" w:rsidR="00000000" w:rsidRPr="00000000">
              <w:rPr>
                <w:rFonts w:ascii="Arial" w:cs="Arial" w:eastAsia="Arial" w:hAnsi="Arial"/>
                <w:sz w:val="24"/>
                <w:szCs w:val="24"/>
                <w:rtl w:val="0"/>
              </w:rPr>
              <w:t xml:space="preserve"> (Algoritmo x)</w:t>
            </w:r>
          </w:ins>
        </w:sdtContent>
      </w:sdt>
      <w:commentRangeEnd w:id="13"/>
      <w:r w:rsidDel="00000000" w:rsidR="00000000" w:rsidRPr="00000000">
        <w:commentReference w:id="13"/>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w:t>
      </w:r>
    </w:p>
    <w:p w:rsidR="00000000" w:rsidDel="00000000" w:rsidP="00000000" w:rsidRDefault="00000000" w:rsidRPr="00000000" w14:paraId="0000013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Funcionamento da Filtragem Colaborativa baseada em usuários</w:t>
      </w:r>
    </w:p>
    <w:p w:rsidR="00000000" w:rsidDel="00000000" w:rsidP="00000000" w:rsidRDefault="00000000" w:rsidRPr="00000000" w14:paraId="00000137">
      <w:pPr>
        <w:spacing w:after="0" w:line="360" w:lineRule="auto"/>
        <w:ind w:firstLine="720"/>
        <w:jc w:val="right"/>
        <w:rPr>
          <w:rFonts w:ascii="Arial" w:cs="Arial" w:eastAsia="Arial" w:hAnsi="Arial"/>
          <w:sz w:val="24"/>
          <w:szCs w:val="24"/>
        </w:rPr>
      </w:pPr>
      <w:sdt>
        <w:sdtPr>
          <w:tag w:val="goog_rdk_33"/>
        </w:sdtPr>
        <w:sdtContent>
          <w:commentRangeStart w:id="14"/>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3" name="image22.png"/>
            <a:graphic>
              <a:graphicData uri="http://schemas.openxmlformats.org/drawingml/2006/picture">
                <pic:pic>
                  <pic:nvPicPr>
                    <pic:cNvPr id="0" name="image22.png"/>
                    <pic:cNvPicPr preferRelativeResize="0"/>
                  </pic:nvPicPr>
                  <pic:blipFill>
                    <a:blip r:embed="rId26"/>
                    <a:srcRect b="25324" l="0" r="0" t="31504"/>
                    <a:stretch>
                      <a:fillRect/>
                    </a:stretch>
                  </pic:blipFill>
                  <pic:spPr>
                    <a:xfrm>
                      <a:off x="0" y="0"/>
                      <a:ext cx="5762625" cy="2485387"/>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8">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spacing w:after="0" w:line="360" w:lineRule="auto"/>
        <w:ind w:firstLine="720"/>
        <w:jc w:val="both"/>
        <w:rPr>
          <w:rFonts w:ascii="Arial" w:cs="Arial" w:eastAsia="Arial" w:hAnsi="Arial"/>
          <w:sz w:val="24"/>
          <w:szCs w:val="24"/>
        </w:rPr>
      </w:pPr>
      <w:sdt>
        <w:sdtPr>
          <w:tag w:val="goog_rdk_35"/>
        </w:sdtPr>
        <w:sdtContent>
          <w:ins w:author="João Paulo" w:id="14" w:date="2023-04-19T15:05:15Z">
            <w:r w:rsidDel="00000000" w:rsidR="00000000" w:rsidRPr="00000000">
              <w:rPr>
                <w:rFonts w:ascii="Arial" w:cs="Arial" w:eastAsia="Arial" w:hAnsi="Arial"/>
                <w:sz w:val="24"/>
                <w:szCs w:val="24"/>
                <w:rtl w:val="0"/>
              </w:rPr>
              <w:t xml:space="preserve">A estratégia</w:t>
            </w:r>
          </w:ins>
        </w:sdtContent>
      </w:sdt>
      <w:sdt>
        <w:sdtPr>
          <w:tag w:val="goog_rdk_36"/>
        </w:sdtPr>
        <w:sdtContent>
          <w:del w:author="João Paulo" w:id="14" w:date="2023-04-19T15:05:15Z">
            <w:r w:rsidDel="00000000" w:rsidR="00000000" w:rsidRPr="00000000">
              <w:rPr>
                <w:rFonts w:ascii="Arial" w:cs="Arial" w:eastAsia="Arial" w:hAnsi="Arial"/>
                <w:sz w:val="24"/>
                <w:szCs w:val="24"/>
                <w:rtl w:val="0"/>
              </w:rPr>
              <w:delText xml:space="preserve">A implementação do recomendador baseado na técnica de </w:delText>
            </w:r>
            <w:r w:rsidDel="00000000" w:rsidR="00000000" w:rsidRPr="00000000">
              <w:rPr>
                <w:rFonts w:ascii="Arial" w:cs="Arial" w:eastAsia="Arial" w:hAnsi="Arial"/>
                <w:i w:val="1"/>
                <w:sz w:val="24"/>
                <w:szCs w:val="24"/>
                <w:rtl w:val="0"/>
              </w:rPr>
              <w:delText xml:space="preserve">Filtragem</w:delText>
            </w:r>
          </w:del>
        </w:sdtContent>
      </w:sdt>
      <w:r w:rsidDel="00000000" w:rsidR="00000000" w:rsidRPr="00000000">
        <w:rPr>
          <w:rFonts w:ascii="Arial" w:cs="Arial" w:eastAsia="Arial" w:hAnsi="Arial"/>
          <w:i w:val="1"/>
          <w:sz w:val="24"/>
          <w:szCs w:val="24"/>
          <w:rtl w:val="0"/>
        </w:rPr>
        <w:t xml:space="preserve"> </w:t>
      </w:r>
      <w:sdt>
        <w:sdtPr>
          <w:tag w:val="goog_rdk_37"/>
        </w:sdtPr>
        <w:sdtContent>
          <w:del w:author="João Paulo" w:id="15" w:date="2023-04-19T15:05:23Z">
            <w:r w:rsidDel="00000000" w:rsidR="00000000" w:rsidRPr="00000000">
              <w:rPr>
                <w:rFonts w:ascii="Arial" w:cs="Arial" w:eastAsia="Arial" w:hAnsi="Arial"/>
                <w:i w:val="1"/>
                <w:sz w:val="24"/>
                <w:szCs w:val="24"/>
                <w:rtl w:val="0"/>
              </w:rPr>
              <w:delText xml:space="preserve">C</w:delText>
            </w:r>
          </w:del>
        </w:sdtContent>
      </w:sdt>
      <w:sdt>
        <w:sdtPr>
          <w:tag w:val="goog_rdk_38"/>
        </w:sdtPr>
        <w:sdtContent>
          <w:ins w:author="João Paulo" w:id="15" w:date="2023-04-19T15:05:23Z">
            <w:r w:rsidDel="00000000" w:rsidR="00000000" w:rsidRPr="00000000">
              <w:rPr>
                <w:rFonts w:ascii="Arial" w:cs="Arial" w:eastAsia="Arial" w:hAnsi="Arial"/>
                <w:i w:val="1"/>
                <w:sz w:val="24"/>
                <w:szCs w:val="24"/>
                <w:rtl w:val="0"/>
              </w:rPr>
              <w:t xml:space="preserve">c</w:t>
            </w:r>
          </w:ins>
        </w:sdtContent>
      </w:sdt>
      <w:r w:rsidDel="00000000" w:rsidR="00000000" w:rsidRPr="00000000">
        <w:rPr>
          <w:rFonts w:ascii="Arial" w:cs="Arial" w:eastAsia="Arial" w:hAnsi="Arial"/>
          <w:i w:val="1"/>
          <w:sz w:val="24"/>
          <w:szCs w:val="24"/>
          <w:rtl w:val="0"/>
        </w:rPr>
        <w:t xml:space="preserve">olaborativa</w:t>
      </w:r>
      <w:r w:rsidDel="00000000" w:rsidR="00000000" w:rsidRPr="00000000">
        <w:rPr>
          <w:rFonts w:ascii="Arial" w:cs="Arial" w:eastAsia="Arial" w:hAnsi="Arial"/>
          <w:sz w:val="24"/>
          <w:szCs w:val="24"/>
          <w:rtl w:val="0"/>
        </w:rPr>
        <w:t xml:space="preserve"> foi </w:t>
      </w:r>
      <w:sdt>
        <w:sdtPr>
          <w:tag w:val="goog_rdk_39"/>
        </w:sdtPr>
        <w:sdtContent>
          <w:ins w:author="João Paulo" w:id="16" w:date="2023-04-19T15:05:25Z">
            <w:r w:rsidDel="00000000" w:rsidR="00000000" w:rsidRPr="00000000">
              <w:rPr>
                <w:rFonts w:ascii="Arial" w:cs="Arial" w:eastAsia="Arial" w:hAnsi="Arial"/>
                <w:sz w:val="24"/>
                <w:szCs w:val="24"/>
                <w:rtl w:val="0"/>
              </w:rPr>
              <w:t xml:space="preserve">implementada</w:t>
            </w:r>
          </w:ins>
        </w:sdtContent>
      </w:sdt>
      <w:sdt>
        <w:sdtPr>
          <w:tag w:val="goog_rdk_40"/>
        </w:sdtPr>
        <w:sdtContent>
          <w:del w:author="João Paulo" w:id="16" w:date="2023-04-19T15:05:25Z">
            <w:r w:rsidDel="00000000" w:rsidR="00000000" w:rsidRPr="00000000">
              <w:rPr>
                <w:rFonts w:ascii="Arial" w:cs="Arial" w:eastAsia="Arial" w:hAnsi="Arial"/>
                <w:sz w:val="24"/>
                <w:szCs w:val="24"/>
                <w:rtl w:val="0"/>
              </w:rPr>
              <w:delText xml:space="preserve">feita </w:delText>
            </w:r>
          </w:del>
        </w:sdtContent>
      </w:sdt>
      <w:sdt>
        <w:sdtPr>
          <w:tag w:val="goog_rdk_41"/>
        </w:sdtPr>
        <w:sdtContent>
          <w:ins w:author="João Paulo" w:id="16" w:date="2023-04-19T15:05:25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utilizando a biblioteca </w:t>
      </w:r>
      <w:r w:rsidDel="00000000" w:rsidR="00000000" w:rsidRPr="00000000">
        <w:rPr>
          <w:rFonts w:ascii="Arial" w:cs="Arial" w:eastAsia="Arial" w:hAnsi="Arial"/>
          <w:i w:val="1"/>
          <w:sz w:val="24"/>
          <w:szCs w:val="24"/>
          <w:rtl w:val="0"/>
        </w:rPr>
        <w:t xml:space="preserve">Surprise</w:t>
      </w:r>
      <w:sdt>
        <w:sdtPr>
          <w:tag w:val="goog_rdk_42"/>
        </w:sdtPr>
        <w:sdtContent>
          <w:ins w:author="João Paulo" w:id="17" w:date="2023-04-19T15:05:41Z">
            <w:r w:rsidDel="00000000" w:rsidR="00000000" w:rsidRPr="00000000">
              <w:rPr>
                <w:rFonts w:ascii="Arial" w:cs="Arial" w:eastAsia="Arial" w:hAnsi="Arial"/>
                <w:i w:val="1"/>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43"/>
        </w:sdtPr>
        <w:sdtContent>
          <w:ins w:author="João Paulo" w:id="18" w:date="2023-04-19T15:05:44Z">
            <w:r w:rsidDel="00000000" w:rsidR="00000000" w:rsidRPr="00000000">
              <w:rPr>
                <w:rFonts w:ascii="Arial" w:cs="Arial" w:eastAsia="Arial" w:hAnsi="Arial"/>
                <w:sz w:val="24"/>
                <w:szCs w:val="24"/>
                <w:rtl w:val="0"/>
              </w:rPr>
              <w:t xml:space="preserve">usando</w:t>
            </w:r>
          </w:ins>
        </w:sdtContent>
      </w:sdt>
      <w:sdt>
        <w:sdtPr>
          <w:tag w:val="goog_rdk_44"/>
        </w:sdtPr>
        <w:sdtContent>
          <w:del w:author="João Paulo" w:id="18" w:date="2023-04-19T15:05:44Z">
            <w:r w:rsidDel="00000000" w:rsidR="00000000" w:rsidRPr="00000000">
              <w:rPr>
                <w:rFonts w:ascii="Arial" w:cs="Arial" w:eastAsia="Arial" w:hAnsi="Arial"/>
                <w:sz w:val="24"/>
                <w:szCs w:val="24"/>
                <w:rtl w:val="0"/>
              </w:rPr>
              <w:delText xml:space="preserve">que usou</w:delText>
            </w:r>
          </w:del>
        </w:sdtContent>
      </w:sdt>
      <w:r w:rsidDel="00000000" w:rsidR="00000000" w:rsidRPr="00000000">
        <w:rPr>
          <w:rFonts w:ascii="Arial" w:cs="Arial" w:eastAsia="Arial" w:hAnsi="Arial"/>
          <w:sz w:val="24"/>
          <w:szCs w:val="24"/>
          <w:rtl w:val="0"/>
        </w:rPr>
        <w:t xml:space="preserve">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3A">
      <w:pPr>
        <w:spacing w:after="0" w:line="360" w:lineRule="auto"/>
        <w:ind w:firstLine="720"/>
        <w:jc w:val="both"/>
        <w:rPr>
          <w:rFonts w:ascii="Arial" w:cs="Arial" w:eastAsia="Arial" w:hAnsi="Arial"/>
          <w:sz w:val="24"/>
          <w:szCs w:val="24"/>
        </w:rPr>
      </w:pPr>
      <w:sdt>
        <w:sdtPr>
          <w:tag w:val="goog_rdk_45"/>
        </w:sdtPr>
        <w:sdtContent>
          <w:commentRangeStart w:id="15"/>
        </w:sdtContent>
      </w:sdt>
      <w:r w:rsidDel="00000000" w:rsidR="00000000" w:rsidRPr="00000000">
        <w:rPr>
          <w:rFonts w:ascii="Arial" w:cs="Arial" w:eastAsia="Arial" w:hAnsi="Arial"/>
          <w:sz w:val="24"/>
          <w:szCs w:val="24"/>
          <w:rtl w:val="0"/>
        </w:rPr>
        <w:t xml:space="preserve">Na linha 2</w:t>
      </w:r>
      <w:commentRangeEnd w:id="15"/>
      <w:r w:rsidDel="00000000" w:rsidR="00000000" w:rsidRPr="00000000">
        <w:commentReference w:id="15"/>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avaliações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sdt>
        <w:sdtPr>
          <w:tag w:val="goog_rdk_46"/>
        </w:sdtPr>
        <w:sdtContent>
          <w:ins w:author="João Paulo" w:id="19" w:date="2023-04-19T15:24:45Z">
            <w:r w:rsidDel="00000000" w:rsidR="00000000" w:rsidRPr="00000000">
              <w:rPr>
                <w:rFonts w:ascii="Arial" w:cs="Arial" w:eastAsia="Arial" w:hAnsi="Arial"/>
                <w:sz w:val="24"/>
                <w:szCs w:val="24"/>
                <w:rtl w:val="0"/>
              </w:rPr>
              <w:t xml:space="preserve"> (linha 3)</w:t>
            </w:r>
          </w:ins>
        </w:sdtContent>
      </w:sdt>
      <w:r w:rsidDel="00000000" w:rsidR="00000000" w:rsidRPr="00000000">
        <w:rPr>
          <w:rFonts w:ascii="Arial" w:cs="Arial" w:eastAsia="Arial" w:hAnsi="Arial"/>
          <w:sz w:val="24"/>
          <w:szCs w:val="24"/>
          <w:rtl w:val="0"/>
        </w:rPr>
        <w:t xml:space="preserve">.</w:t>
      </w:r>
      <w:sdt>
        <w:sdtPr>
          <w:tag w:val="goog_rdk_47"/>
        </w:sdtPr>
        <w:sdtContent>
          <w:commentRangeStart w:id="16"/>
        </w:sdtContent>
      </w:sdt>
      <w:r w:rsidDel="00000000" w:rsidR="00000000" w:rsidRPr="00000000">
        <w:rPr>
          <w:rtl w:val="0"/>
        </w:rPr>
      </w:r>
    </w:p>
    <w:p w:rsidR="00000000" w:rsidDel="00000000" w:rsidP="00000000" w:rsidRDefault="00000000" w:rsidRPr="00000000" w14:paraId="0000013B">
      <w:pPr>
        <w:spacing w:after="0" w:line="360" w:lineRule="auto"/>
        <w:ind w:left="0" w:firstLine="0"/>
        <w:jc w:val="both"/>
        <w:rPr>
          <w:rFonts w:ascii="Arial" w:cs="Arial" w:eastAsia="Arial" w:hAnsi="Arial"/>
          <w:sz w:val="24"/>
          <w:szCs w:val="24"/>
        </w:rPr>
      </w:pPr>
      <w:commentRangeEnd w:id="16"/>
      <w:r w:rsidDel="00000000" w:rsidR="00000000" w:rsidRPr="00000000">
        <w:commentReference w:id="16"/>
      </w:r>
      <w:r w:rsidDel="00000000" w:rsidR="00000000" w:rsidRPr="00000000">
        <w:rPr>
          <w:rFonts w:ascii="Arial" w:cs="Arial" w:eastAsia="Arial" w:hAnsi="Arial"/>
          <w:sz w:val="24"/>
          <w:szCs w:val="24"/>
        </w:rPr>
        <w:drawing>
          <wp:inline distB="114300" distT="114300" distL="114300" distR="114300">
            <wp:extent cx="5759775" cy="3111500"/>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3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3E">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sdt>
        <w:sdtPr>
          <w:tag w:val="goog_rdk_48"/>
        </w:sdtPr>
        <w:sdtContent>
          <w:commentRangeStart w:id="17"/>
        </w:sdtContent>
      </w:sdt>
      <w:r w:rsidDel="00000000" w:rsidR="00000000" w:rsidRPr="00000000">
        <w:rPr>
          <w:rFonts w:ascii="Arial" w:cs="Arial" w:eastAsia="Arial" w:hAnsi="Arial"/>
          <w:sz w:val="24"/>
          <w:szCs w:val="24"/>
          <w:rtl w:val="0"/>
        </w:rPr>
        <w:t xml:space="preserve">decomposição de valores singulares (SVD)</w:t>
      </w:r>
      <w:commentRangeEnd w:id="17"/>
      <w:r w:rsidDel="00000000" w:rsidR="00000000" w:rsidRPr="00000000">
        <w:commentReference w:id="17"/>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sz w:val="26"/>
          <w:szCs w:val="26"/>
          <w:rtl w:val="0"/>
        </w:rPr>
        <w:t xml:space="preserve">NEAREST NEIGHBOR </w:t>
      </w:r>
      <w:r w:rsidDel="00000000" w:rsidR="00000000" w:rsidRPr="00000000">
        <w:rPr>
          <w:rFonts w:ascii="Arial" w:cs="Arial" w:eastAsia="Arial" w:hAnsi="Arial"/>
          <w:b w:val="1"/>
          <w:sz w:val="26"/>
          <w:szCs w:val="26"/>
          <w:rtl w:val="0"/>
        </w:rPr>
        <w:t xml:space="preserve">(k-NN) - VIZINHOS MAIS PRÓXIMOS</w:t>
      </w:r>
    </w:p>
    <w:p w:rsidR="00000000" w:rsidDel="00000000" w:rsidP="00000000" w:rsidRDefault="00000000" w:rsidRPr="00000000" w14:paraId="0000014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w:t>
      </w:r>
      <w:sdt>
        <w:sdtPr>
          <w:tag w:val="goog_rdk_49"/>
        </w:sdtPr>
        <w:sdtContent>
          <w:ins w:author="João Paulo" w:id="20" w:date="2023-04-19T15:09:06Z">
            <w:r w:rsidDel="00000000" w:rsidR="00000000" w:rsidRPr="00000000">
              <w:rPr>
                <w:rFonts w:ascii="Arial" w:cs="Arial" w:eastAsia="Arial" w:hAnsi="Arial"/>
                <w:sz w:val="24"/>
                <w:szCs w:val="24"/>
                <w:rtl w:val="0"/>
              </w:rPr>
              <w:t xml:space="preserve">o algoritmo</w:t>
            </w:r>
          </w:ins>
        </w:sdtContent>
      </w:sdt>
      <w:sdt>
        <w:sdtPr>
          <w:tag w:val="goog_rdk_50"/>
        </w:sdtPr>
        <w:sdtContent>
          <w:del w:author="João Paulo" w:id="20" w:date="2023-04-19T15:09:06Z">
            <w:r w:rsidDel="00000000" w:rsidR="00000000" w:rsidRPr="00000000">
              <w:rPr>
                <w:rFonts w:ascii="Arial" w:cs="Arial" w:eastAsia="Arial" w:hAnsi="Arial"/>
                <w:sz w:val="24"/>
                <w:szCs w:val="24"/>
                <w:rtl w:val="0"/>
              </w:rPr>
              <w:delText xml:space="preserve">o mecanismo</w:delText>
            </w:r>
          </w:del>
        </w:sdtContent>
      </w:sdt>
      <w:r w:rsidDel="00000000" w:rsidR="00000000" w:rsidRPr="00000000">
        <w:rPr>
          <w:rFonts w:ascii="Arial" w:cs="Arial" w:eastAsia="Arial" w:hAnsi="Arial"/>
          <w:sz w:val="24"/>
          <w:szCs w:val="24"/>
          <w:rtl w:val="0"/>
        </w:rPr>
        <w:t xml:space="preserve"> de recomendação usando o K-NN (K - Nearest Neighbors ou K - Vizinhos mais Próximos) que usa a técnica de filtragem colaborativa baseada em usuários. </w:t>
      </w:r>
      <w:sdt>
        <w:sdtPr>
          <w:tag w:val="goog_rdk_51"/>
        </w:sdtPr>
        <w:sdtContent>
          <w:ins w:author="João Paulo" w:id="21" w:date="2023-04-19T15:09:36Z">
            <w:r w:rsidDel="00000000" w:rsidR="00000000" w:rsidRPr="00000000">
              <w:rPr>
                <w:rFonts w:ascii="Arial" w:cs="Arial" w:eastAsia="Arial" w:hAnsi="Arial"/>
                <w:sz w:val="24"/>
                <w:szCs w:val="24"/>
                <w:rtl w:val="0"/>
              </w:rPr>
              <w:t xml:space="preserve">Este algorimto </w:t>
            </w:r>
          </w:ins>
        </w:sdtContent>
      </w:sdt>
      <w:sdt>
        <w:sdtPr>
          <w:tag w:val="goog_rdk_52"/>
        </w:sdtPr>
        <w:sdtContent>
          <w:del w:author="João Paulo" w:id="21" w:date="2023-04-19T15:09:36Z">
            <w:r w:rsidDel="00000000" w:rsidR="00000000" w:rsidRPr="00000000">
              <w:rPr>
                <w:rFonts w:ascii="Arial" w:cs="Arial" w:eastAsia="Arial" w:hAnsi="Arial"/>
                <w:sz w:val="24"/>
                <w:szCs w:val="24"/>
                <w:rtl w:val="0"/>
              </w:rPr>
              <w:delText xml:space="preserve">Que </w:delText>
            </w:r>
          </w:del>
        </w:sdtContent>
      </w:sdt>
      <w:r w:rsidDel="00000000" w:rsidR="00000000" w:rsidRPr="00000000">
        <w:rPr>
          <w:rFonts w:ascii="Arial" w:cs="Arial" w:eastAsia="Arial" w:hAnsi="Arial"/>
          <w:sz w:val="24"/>
          <w:szCs w:val="24"/>
          <w:rtl w:val="0"/>
        </w:rPr>
        <w:t xml:space="preserve">tem por objetivo realizar a recomendação de filmes para um usuário específico com base nas avaliações de outros usuários. Esse algoritmo faz uso de </w:t>
      </w:r>
      <w:sdt>
        <w:sdtPr>
          <w:tag w:val="goog_rdk_53"/>
        </w:sdtPr>
        <w:sdtContent>
          <w:commentRangeStart w:id="18"/>
        </w:sdtContent>
      </w:sdt>
      <w:r w:rsidDel="00000000" w:rsidR="00000000" w:rsidRPr="00000000">
        <w:rPr>
          <w:rFonts w:ascii="Arial" w:cs="Arial" w:eastAsia="Arial" w:hAnsi="Arial"/>
          <w:sz w:val="24"/>
          <w:szCs w:val="24"/>
          <w:rtl w:val="0"/>
        </w:rPr>
        <w:t xml:space="preserve">alguns </w:t>
      </w:r>
      <w:commentRangeEnd w:id="18"/>
      <w:r w:rsidDel="00000000" w:rsidR="00000000" w:rsidRPr="00000000">
        <w:commentReference w:id="18"/>
      </w:r>
      <w:r w:rsidDel="00000000" w:rsidR="00000000" w:rsidRPr="00000000">
        <w:rPr>
          <w:rFonts w:ascii="Arial" w:cs="Arial" w:eastAsia="Arial" w:hAnsi="Arial"/>
          <w:sz w:val="24"/>
          <w:szCs w:val="24"/>
          <w:rtl w:val="0"/>
        </w:rPr>
        <w:t xml:space="preserve">dataframes criados nas seções anteriores e que são passados como parâmetros da </w:t>
      </w:r>
      <w:sdt>
        <w:sdtPr>
          <w:tag w:val="goog_rdk_54"/>
        </w:sdtPr>
        <w:sdtContent>
          <w:commentRangeStart w:id="19"/>
        </w:sdtContent>
      </w:sdt>
      <w:r w:rsidDel="00000000" w:rsidR="00000000" w:rsidRPr="00000000">
        <w:rPr>
          <w:rFonts w:ascii="Arial" w:cs="Arial" w:eastAsia="Arial" w:hAnsi="Arial"/>
          <w:sz w:val="24"/>
          <w:szCs w:val="24"/>
          <w:rtl w:val="0"/>
        </w:rPr>
        <w:t xml:space="preserve">função</w:t>
      </w:r>
      <w:commentRangeEnd w:id="19"/>
      <w:r w:rsidDel="00000000" w:rsidR="00000000" w:rsidRPr="00000000">
        <w:commentReference w:id="19"/>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41">
      <w:pPr>
        <w:spacing w:after="0" w:line="360" w:lineRule="auto"/>
        <w:ind w:firstLine="720"/>
        <w:jc w:val="both"/>
        <w:rPr>
          <w:rFonts w:ascii="Arial" w:cs="Arial" w:eastAsia="Arial" w:hAnsi="Arial"/>
          <w:sz w:val="24"/>
          <w:szCs w:val="24"/>
        </w:rPr>
      </w:pPr>
      <w:sdt>
        <w:sdtPr>
          <w:tag w:val="goog_rdk_55"/>
        </w:sdtPr>
        <w:sdtContent>
          <w:commentRangeStart w:id="20"/>
        </w:sdtContent>
      </w:sdt>
      <w:r w:rsidDel="00000000" w:rsidR="00000000" w:rsidRPr="00000000">
        <w:rPr>
          <w:rFonts w:ascii="Arial" w:cs="Arial" w:eastAsia="Arial" w:hAnsi="Arial"/>
          <w:sz w:val="24"/>
          <w:szCs w:val="24"/>
          <w:rtl w:val="0"/>
        </w:rPr>
        <w:t xml:space="preserve">Para implementação desse </w:t>
      </w:r>
      <w:sdt>
        <w:sdtPr>
          <w:tag w:val="goog_rdk_56"/>
        </w:sdtPr>
        <w:sdtContent>
          <w:ins w:author="João Paulo" w:id="22" w:date="2023-04-19T15:11:32Z">
            <w:r w:rsidDel="00000000" w:rsidR="00000000" w:rsidRPr="00000000">
              <w:rPr>
                <w:rFonts w:ascii="Arial" w:cs="Arial" w:eastAsia="Arial" w:hAnsi="Arial"/>
                <w:sz w:val="24"/>
                <w:szCs w:val="24"/>
                <w:rtl w:val="0"/>
              </w:rPr>
              <w:t xml:space="preserve">algoritmo</w:t>
            </w:r>
          </w:ins>
        </w:sdtContent>
      </w:sdt>
      <w:sdt>
        <w:sdtPr>
          <w:tag w:val="goog_rdk_57"/>
        </w:sdtPr>
        <w:sdtContent>
          <w:del w:author="João Paulo" w:id="22" w:date="2023-04-19T15:11:32Z">
            <w:r w:rsidDel="00000000" w:rsidR="00000000" w:rsidRPr="00000000">
              <w:rPr>
                <w:rFonts w:ascii="Arial" w:cs="Arial" w:eastAsia="Arial" w:hAnsi="Arial"/>
                <w:sz w:val="24"/>
                <w:szCs w:val="24"/>
                <w:rtl w:val="0"/>
              </w:rPr>
              <w:delText xml:space="preserve">mecanismo </w:delText>
            </w:r>
          </w:del>
        </w:sdtContent>
      </w:sdt>
      <w:sdt>
        <w:sdtPr>
          <w:tag w:val="goog_rdk_58"/>
        </w:sdtPr>
        <w:sdtContent>
          <w:ins w:author="João Paulo" w:id="22" w:date="2023-04-19T15:11: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commentRangeEnd w:id="20"/>
      <w:r w:rsidDel="00000000" w:rsidR="00000000" w:rsidRPr="00000000">
        <w:commentReference w:id="20"/>
      </w:r>
      <w:r w:rsidDel="00000000" w:rsidR="00000000" w:rsidRPr="00000000">
        <w:rPr>
          <w:rFonts w:ascii="Arial" w:cs="Arial" w:eastAsia="Arial" w:hAnsi="Arial"/>
          <w:sz w:val="24"/>
          <w:szCs w:val="24"/>
          <w:rtl w:val="0"/>
        </w:rPr>
        <w:t xml:space="preserve"> (criada na </w:t>
      </w:r>
      <w:sdt>
        <w:sdtPr>
          <w:tag w:val="goog_rdk_59"/>
        </w:sdtPr>
        <w:sdtContent>
          <w:ins w:author="João Paulo" w:id="23" w:date="2023-04-19T15:12:11Z">
            <w:r w:rsidDel="00000000" w:rsidR="00000000" w:rsidRPr="00000000">
              <w:rPr>
                <w:rFonts w:ascii="Arial" w:cs="Arial" w:eastAsia="Arial" w:hAnsi="Arial"/>
                <w:sz w:val="24"/>
                <w:szCs w:val="24"/>
                <w:rtl w:val="0"/>
              </w:rPr>
              <w:t xml:space="preserve">Seção 3.1</w:t>
            </w:r>
          </w:ins>
        </w:sdtContent>
      </w:sdt>
      <w:sdt>
        <w:sdtPr>
          <w:tag w:val="goog_rdk_60"/>
        </w:sdtPr>
        <w:sdtContent>
          <w:del w:author="João Paulo" w:id="23" w:date="2023-04-19T15:12:11Z">
            <w:r w:rsidDel="00000000" w:rsidR="00000000" w:rsidRPr="00000000">
              <w:rPr>
                <w:rFonts w:ascii="Arial" w:cs="Arial" w:eastAsia="Arial" w:hAnsi="Arial"/>
                <w:sz w:val="24"/>
                <w:szCs w:val="24"/>
                <w:rtl w:val="0"/>
              </w:rPr>
              <w:delText xml:space="preserve">análise de conteúdo que contém o dataset de filmes</w:delText>
            </w:r>
          </w:del>
        </w:sdtContent>
      </w:sdt>
      <w:r w:rsidDel="00000000" w:rsidR="00000000" w:rsidRPr="00000000">
        <w:rPr>
          <w:rFonts w:ascii="Arial" w:cs="Arial" w:eastAsia="Arial" w:hAnsi="Arial"/>
          <w:sz w:val="24"/>
          <w:szCs w:val="24"/>
          <w:rtl w:val="0"/>
        </w:rPr>
        <w:t xml:space="preserve">), 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sdt>
        <w:sdtPr>
          <w:tag w:val="goog_rdk_61"/>
        </w:sdtPr>
        <w:sdtContent>
          <w:ins w:author="João Paulo" w:id="24" w:date="2023-04-19T15:13:17Z">
            <w:r w:rsidDel="00000000" w:rsidR="00000000" w:rsidRPr="00000000">
              <w:rPr>
                <w:rFonts w:ascii="Arial" w:cs="Arial" w:eastAsia="Arial" w:hAnsi="Arial"/>
                <w:sz w:val="24"/>
                <w:szCs w:val="24"/>
                <w:rtl w:val="0"/>
              </w:rPr>
              <w:t xml:space="preserve">criada na Seção 3.1</w:t>
            </w:r>
          </w:ins>
        </w:sdtContent>
      </w:sdt>
      <w:sdt>
        <w:sdtPr>
          <w:tag w:val="goog_rdk_62"/>
        </w:sdtPr>
        <w:sdtContent>
          <w:del w:author="João Paulo" w:id="24" w:date="2023-04-19T15:13:17Z">
            <w:r w:rsidDel="00000000" w:rsidR="00000000" w:rsidRPr="00000000">
              <w:rPr>
                <w:rFonts w:ascii="Arial" w:cs="Arial" w:eastAsia="Arial" w:hAnsi="Arial"/>
                <w:sz w:val="24"/>
                <w:szCs w:val="24"/>
                <w:rtl w:val="0"/>
              </w:rPr>
              <w:delText xml:space="preserve">criada na análise de conteúdo</w:delText>
            </w:r>
          </w:del>
        </w:sdtContent>
      </w:sdt>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sz w:val="24"/>
          <w:szCs w:val="24"/>
          <w:rtl w:val="0"/>
        </w:rPr>
        <w:t xml:space="preserve">ds_avaliacoes</w:t>
      </w:r>
      <w:r w:rsidDel="00000000" w:rsidR="00000000" w:rsidRPr="00000000">
        <w:rPr>
          <w:rFonts w:ascii="Arial" w:cs="Arial" w:eastAsia="Arial" w:hAnsi="Arial"/>
          <w:sz w:val="24"/>
          <w:szCs w:val="24"/>
          <w:rtl w:val="0"/>
        </w:rPr>
        <w:t xml:space="preserve"> (dataset de avaliações </w:t>
      </w:r>
      <w:sdt>
        <w:sdtPr>
          <w:tag w:val="goog_rdk_63"/>
        </w:sdtPr>
        <w:sdtContent>
          <w:ins w:author="João Paulo" w:id="25" w:date="2023-04-19T15:13:30Z">
            <w:r w:rsidDel="00000000" w:rsidR="00000000" w:rsidRPr="00000000">
              <w:rPr>
                <w:rFonts w:ascii="Arial" w:cs="Arial" w:eastAsia="Arial" w:hAnsi="Arial"/>
                <w:sz w:val="24"/>
                <w:szCs w:val="24"/>
                <w:rtl w:val="0"/>
              </w:rPr>
              <w:t xml:space="preserve">criado na Seção 3.1</w:t>
            </w:r>
          </w:ins>
        </w:sdtContent>
      </w:sdt>
      <w:sdt>
        <w:sdtPr>
          <w:tag w:val="goog_rdk_64"/>
        </w:sdtPr>
        <w:sdtContent>
          <w:del w:author="João Paulo" w:id="25" w:date="2023-04-19T15:13:30Z">
            <w:r w:rsidDel="00000000" w:rsidR="00000000" w:rsidRPr="00000000">
              <w:rPr>
                <w:rFonts w:ascii="Arial" w:cs="Arial" w:eastAsia="Arial" w:hAnsi="Arial"/>
                <w:sz w:val="24"/>
                <w:szCs w:val="24"/>
                <w:rtl w:val="0"/>
              </w:rPr>
              <w:delText xml:space="preserve">criado na análise colaborativa</w:delText>
            </w:r>
          </w:del>
        </w:sdtContent>
      </w:sdt>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4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65"/>
        </w:sdtPr>
        <w:sdtContent>
          <w:commentRangeStart w:id="21"/>
        </w:sdtContent>
      </w:sdt>
      <w:r w:rsidDel="00000000" w:rsidR="00000000" w:rsidRPr="00000000">
        <w:rPr>
          <w:rFonts w:ascii="Arial" w:cs="Arial" w:eastAsia="Arial" w:hAnsi="Arial"/>
          <w:sz w:val="24"/>
          <w:szCs w:val="24"/>
          <w:rtl w:val="0"/>
        </w:rPr>
        <w:t xml:space="preserve">pivot </w:t>
      </w:r>
      <w:commentRangeEnd w:id="21"/>
      <w:r w:rsidDel="00000000" w:rsidR="00000000" w:rsidRPr="00000000">
        <w:commentReference w:id="21"/>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w:t>
      </w:r>
      <w:sdt>
        <w:sdtPr>
          <w:tag w:val="goog_rdk_66"/>
        </w:sdtPr>
        <w:sdtContent>
          <w:ins w:author="João Paulo" w:id="26" w:date="2023-04-19T15:16:32Z">
            <w:r w:rsidDel="00000000" w:rsidR="00000000" w:rsidRPr="00000000">
              <w:rPr>
                <w:rFonts w:ascii="Arial" w:cs="Arial" w:eastAsia="Arial" w:hAnsi="Arial"/>
                <w:sz w:val="24"/>
                <w:szCs w:val="24"/>
                <w:rtl w:val="0"/>
              </w:rPr>
              <w:t xml:space="preserve"> </w:t>
            </w:r>
          </w:ins>
        </w:sdtContent>
      </w:sdt>
      <w:r w:rsidDel="00000000" w:rsidR="00000000" w:rsidRPr="00000000">
        <w:rPr>
          <w:rFonts w:ascii="Arial" w:cs="Arial" w:eastAsia="Arial" w:hAnsi="Arial"/>
          <w:sz w:val="24"/>
          <w:szCs w:val="24"/>
          <w:rtl w:val="0"/>
        </w:rPr>
        <w:t xml:space="preserve">(Not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43">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1" name="image20.png"/>
            <a:graphic>
              <a:graphicData uri="http://schemas.openxmlformats.org/drawingml/2006/picture">
                <pic:pic>
                  <pic:nvPicPr>
                    <pic:cNvPr id="0" name="image20.png"/>
                    <pic:cNvPicPr preferRelativeResize="0"/>
                  </pic:nvPicPr>
                  <pic:blipFill>
                    <a:blip r:embed="rId28"/>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w:t>
      </w:r>
      <w:sdt>
        <w:sdtPr>
          <w:tag w:val="goog_rdk_67"/>
        </w:sdtPr>
        <w:sdtContent>
          <w:ins w:author="João Paulo" w:id="27" w:date="2023-04-19T15:17:08Z">
            <w:r w:rsidDel="00000000" w:rsidR="00000000" w:rsidRPr="00000000">
              <w:rPr>
                <w:rFonts w:ascii="Arial" w:cs="Arial" w:eastAsia="Arial" w:hAnsi="Arial"/>
                <w:sz w:val="24"/>
                <w:szCs w:val="24"/>
                <w:rtl w:val="0"/>
              </w:rPr>
              <w:t xml:space="preserve"> como parâmetro.</w:t>
            </w:r>
          </w:ins>
        </w:sdtContent>
      </w:sdt>
      <w:sdt>
        <w:sdtPr>
          <w:tag w:val="goog_rdk_68"/>
        </w:sdtPr>
        <w:sdtContent>
          <w:del w:author="João Paulo" w:id="27" w:date="2023-04-19T15:17:08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 </w:t>
      </w:r>
      <w:sdt>
        <w:sdtPr>
          <w:tag w:val="goog_rdk_69"/>
        </w:sdtPr>
        <w:sdtContent>
          <w:del w:author="João Paulo" w:id="28" w:date="2023-04-19T15:17:16Z">
            <w:r w:rsidDel="00000000" w:rsidR="00000000" w:rsidRPr="00000000">
              <w:rPr>
                <w:rFonts w:ascii="Arial" w:cs="Arial" w:eastAsia="Arial" w:hAnsi="Arial"/>
                <w:sz w:val="24"/>
                <w:szCs w:val="24"/>
                <w:rtl w:val="0"/>
              </w:rPr>
              <w:delText xml:space="preserve">l</w:delText>
            </w:r>
          </w:del>
        </w:sdtContent>
      </w:sdt>
      <w:sdt>
        <w:sdtPr>
          <w:tag w:val="goog_rdk_70"/>
        </w:sdtPr>
        <w:sdtContent>
          <w:ins w:author="João Paulo" w:id="28" w:date="2023-04-19T15:17:16Z">
            <w:r w:rsidDel="00000000" w:rsidR="00000000" w:rsidRPr="00000000">
              <w:rPr>
                <w:rFonts w:ascii="Arial" w:cs="Arial" w:eastAsia="Arial" w:hAnsi="Arial"/>
                <w:sz w:val="24"/>
                <w:szCs w:val="24"/>
                <w:rtl w:val="0"/>
              </w:rPr>
              <w:t xml:space="preserve">L</w:t>
            </w:r>
          </w:ins>
        </w:sdtContent>
      </w:sdt>
      <w:r w:rsidDel="00000000" w:rsidR="00000000" w:rsidRPr="00000000">
        <w:rPr>
          <w:rFonts w:ascii="Arial" w:cs="Arial" w:eastAsia="Arial" w:hAnsi="Arial"/>
          <w:sz w:val="24"/>
          <w:szCs w:val="24"/>
          <w:rtl w:val="0"/>
        </w:rPr>
        <w:t xml:space="preserve">ogo após é definida a quantidade de vizinhos a serem avaliados</w:t>
      </w:r>
      <w:sdt>
        <w:sdtPr>
          <w:tag w:val="goog_rdk_71"/>
        </w:sdtPr>
        <w:sdtContent>
          <w:ins w:author="João Paulo" w:id="29" w:date="2023-04-19T15:17:2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que no caso d</w:t>
      </w:r>
      <w:sdt>
        <w:sdtPr>
          <w:tag w:val="goog_rdk_72"/>
        </w:sdtPr>
        <w:sdtContent>
          <w:ins w:author="João Paulo" w:id="30" w:date="2023-04-19T15:17:31Z">
            <w:r w:rsidDel="00000000" w:rsidR="00000000" w:rsidRPr="00000000">
              <w:rPr>
                <w:rFonts w:ascii="Arial" w:cs="Arial" w:eastAsia="Arial" w:hAnsi="Arial"/>
                <w:sz w:val="24"/>
                <w:szCs w:val="24"/>
                <w:rtl w:val="0"/>
              </w:rPr>
              <w:t xml:space="preserve">este</w:t>
            </w:r>
          </w:ins>
        </w:sdtContent>
      </w:sdt>
      <w:sdt>
        <w:sdtPr>
          <w:tag w:val="goog_rdk_73"/>
        </w:sdtPr>
        <w:sdtContent>
          <w:del w:author="João Paulo" w:id="30" w:date="2023-04-19T15:17:31Z">
            <w:r w:rsidDel="00000000" w:rsidR="00000000" w:rsidRPr="00000000">
              <w:rPr>
                <w:rFonts w:ascii="Arial" w:cs="Arial" w:eastAsia="Arial" w:hAnsi="Arial"/>
                <w:sz w:val="24"/>
                <w:szCs w:val="24"/>
                <w:rtl w:val="0"/>
              </w:rPr>
              <w:delText xml:space="preserve">o</w:delText>
            </w:r>
          </w:del>
        </w:sdtContent>
      </w:sdt>
      <w:r w:rsidDel="00000000" w:rsidR="00000000" w:rsidRPr="00000000">
        <w:rPr>
          <w:rFonts w:ascii="Arial" w:cs="Arial" w:eastAsia="Arial" w:hAnsi="Arial"/>
          <w:sz w:val="24"/>
          <w:szCs w:val="24"/>
          <w:rtl w:val="0"/>
        </w:rPr>
        <w:t xml:space="preserve"> algoritmo são quatro</w:t>
      </w:r>
      <w:sdt>
        <w:sdtPr>
          <w:tag w:val="goog_rdk_74"/>
        </w:sdtPr>
        <w:sdtContent>
          <w:ins w:author="João Paulo" w:id="31" w:date="2023-04-19T15:17:36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4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w:t>
      </w:r>
      <w:sdt>
        <w:sdtPr>
          <w:tag w:val="goog_rdk_75"/>
        </w:sdtPr>
        <w:sdtContent>
          <w:ins w:author="João Paulo" w:id="32" w:date="2023-04-19T15:17:47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um contendo as distâncias dos vizinhos mais próximos e o outro contendo os índices desses vizinhos</w:t>
      </w:r>
      <w:sdt>
        <w:sdtPr>
          <w:tag w:val="goog_rdk_76"/>
        </w:sdtPr>
        <w:sdtContent>
          <w:del w:author="João Paulo" w:id="33" w:date="2023-04-19T15:17:58Z">
            <w:r w:rsidDel="00000000" w:rsidR="00000000" w:rsidRPr="00000000">
              <w:rPr>
                <w:rFonts w:ascii="Arial" w:cs="Arial" w:eastAsia="Arial" w:hAnsi="Arial"/>
                <w:sz w:val="24"/>
                <w:szCs w:val="24"/>
                <w:rtl w:val="0"/>
              </w:rPr>
              <w:delText xml:space="preserve">,</w:delText>
            </w:r>
          </w:del>
        </w:sdtContent>
      </w:sdt>
      <w:sdt>
        <w:sdtPr>
          <w:tag w:val="goog_rdk_77"/>
        </w:sdtPr>
        <w:sdtContent>
          <w:ins w:author="João Paulo" w:id="33" w:date="2023-04-19T15:17:58Z">
            <w:r w:rsidDel="00000000" w:rsidR="00000000" w:rsidRPr="00000000">
              <w:rPr>
                <w:rFonts w:ascii="Arial" w:cs="Arial" w:eastAsia="Arial" w:hAnsi="Arial"/>
                <w:sz w:val="24"/>
                <w:szCs w:val="24"/>
                <w:rtl w:val="0"/>
              </w:rPr>
              <w:t xml:space="preserve">.</w:t>
            </w:r>
          </w:ins>
        </w:sdtContent>
      </w:sdt>
      <w:r w:rsidDel="00000000" w:rsidR="00000000" w:rsidRPr="00000000">
        <w:rPr>
          <w:rFonts w:ascii="Arial" w:cs="Arial" w:eastAsia="Arial" w:hAnsi="Arial"/>
          <w:sz w:val="24"/>
          <w:szCs w:val="24"/>
          <w:rtl w:val="0"/>
        </w:rPr>
        <w:t xml:space="preserve"> </w:t>
      </w:r>
      <w:sdt>
        <w:sdtPr>
          <w:tag w:val="goog_rdk_78"/>
        </w:sdtPr>
        <w:sdtContent>
          <w:del w:author="João Paulo" w:id="34" w:date="2023-04-19T15:18:00Z">
            <w:r w:rsidDel="00000000" w:rsidR="00000000" w:rsidRPr="00000000">
              <w:rPr>
                <w:rFonts w:ascii="Arial" w:cs="Arial" w:eastAsia="Arial" w:hAnsi="Arial"/>
                <w:sz w:val="24"/>
                <w:szCs w:val="24"/>
                <w:rtl w:val="0"/>
              </w:rPr>
              <w:delText xml:space="preserve">a</w:delText>
            </w:r>
          </w:del>
        </w:sdtContent>
      </w:sdt>
      <w:sdt>
        <w:sdtPr>
          <w:tag w:val="goog_rdk_79"/>
        </w:sdtPr>
        <w:sdtContent>
          <w:ins w:author="João Paulo" w:id="34" w:date="2023-04-19T15:18:00Z">
            <w:r w:rsidDel="00000000" w:rsidR="00000000" w:rsidRPr="00000000">
              <w:rPr>
                <w:rFonts w:ascii="Arial" w:cs="Arial" w:eastAsia="Arial" w:hAnsi="Arial"/>
                <w:sz w:val="24"/>
                <w:szCs w:val="24"/>
                <w:rtl w:val="0"/>
              </w:rPr>
              <w:t xml:space="preserve">A</w:t>
            </w:r>
          </w:ins>
        </w:sdtContent>
      </w:sdt>
      <w:r w:rsidDel="00000000" w:rsidR="00000000" w:rsidRPr="00000000">
        <w:rPr>
          <w:rFonts w:ascii="Arial" w:cs="Arial" w:eastAsia="Arial" w:hAnsi="Arial"/>
          <w:sz w:val="24"/>
          <w:szCs w:val="24"/>
          <w:rtl w:val="0"/>
        </w:rPr>
        <w:t xml:space="preserve">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4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47">
      <w:pPr>
        <w:spacing w:after="0" w:line="360" w:lineRule="auto"/>
        <w:ind w:firstLine="720"/>
        <w:jc w:val="both"/>
        <w:rPr>
          <w:rFonts w:ascii="Arial" w:cs="Arial" w:eastAsia="Arial" w:hAnsi="Arial"/>
          <w:sz w:val="24"/>
          <w:szCs w:val="24"/>
        </w:rPr>
      </w:pPr>
      <w:sdt>
        <w:sdtPr>
          <w:tag w:val="goog_rdk_80"/>
        </w:sdtPr>
        <w:sdtContent>
          <w:commentRangeStart w:id="22"/>
        </w:sdtContent>
      </w:sdt>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8">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4A">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4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435" w:right="0" w:hanging="435"/>
        <w:jc w:val="both"/>
        <w:rPr>
          <w:rFonts w:ascii="Arial" w:cs="Arial" w:eastAsia="Arial" w:hAnsi="Arial"/>
          <w:b w:val="1"/>
          <w:sz w:val="26"/>
          <w:szCs w:val="26"/>
          <w:u w:val="none"/>
        </w:rPr>
      </w:pPr>
      <w:r w:rsidDel="00000000" w:rsidR="00000000" w:rsidRPr="00000000">
        <w:rPr>
          <w:rFonts w:ascii="Arial" w:cs="Arial" w:eastAsia="Arial" w:hAnsi="Arial"/>
          <w:b w:val="1"/>
          <w:sz w:val="26"/>
          <w:szCs w:val="26"/>
          <w:rtl w:val="0"/>
        </w:rPr>
        <w:t xml:space="preserve">SISTEMA </w:t>
      </w:r>
      <w:r w:rsidDel="00000000" w:rsidR="00000000" w:rsidRPr="00000000">
        <w:rPr>
          <w:rFonts w:ascii="Arial" w:cs="Arial" w:eastAsia="Arial" w:hAnsi="Arial"/>
          <w:b w:val="1"/>
          <w:sz w:val="26"/>
          <w:szCs w:val="26"/>
          <w:rtl w:val="0"/>
        </w:rPr>
        <w:t xml:space="preserve">REKOMENNDADOR</w:t>
      </w:r>
      <w:r w:rsidDel="00000000" w:rsidR="00000000" w:rsidRPr="00000000">
        <w:rPr>
          <w:rFonts w:ascii="Arial" w:cs="Arial" w:eastAsia="Arial" w:hAnsi="Arial"/>
          <w:b w:val="1"/>
          <w:sz w:val="26"/>
          <w:szCs w:val="26"/>
          <w:rtl w:val="0"/>
        </w:rPr>
        <w:t xml:space="preserve"> HYDRA </w:t>
      </w:r>
    </w:p>
    <w:p w:rsidR="00000000" w:rsidDel="00000000" w:rsidP="00000000" w:rsidRDefault="00000000" w:rsidRPr="00000000" w14:paraId="0000015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52">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53">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coluna de </w:t>
      </w:r>
      <w:sdt>
        <w:sdtPr>
          <w:tag w:val="goog_rdk_81"/>
        </w:sdtPr>
        <w:sdtContent>
          <w:commentRangeStart w:id="23"/>
        </w:sdtContent>
      </w:sdt>
      <w:r w:rsidDel="00000000" w:rsidR="00000000" w:rsidRPr="00000000">
        <w:rPr>
          <w:rFonts w:ascii="Arial" w:cs="Arial" w:eastAsia="Arial" w:hAnsi="Arial"/>
          <w:sz w:val="24"/>
          <w:szCs w:val="24"/>
          <w:rtl w:val="0"/>
        </w:rPr>
        <w:t xml:space="preserve">estimativa </w:t>
      </w:r>
      <w:commentRangeEnd w:id="23"/>
      <w:r w:rsidDel="00000000" w:rsidR="00000000" w:rsidRPr="00000000">
        <w:commentReference w:id="23"/>
      </w:r>
      <w:r w:rsidDel="00000000" w:rsidR="00000000" w:rsidRPr="00000000">
        <w:rPr>
          <w:rFonts w:ascii="Arial" w:cs="Arial" w:eastAsia="Arial" w:hAnsi="Arial"/>
          <w:sz w:val="24"/>
          <w:szCs w:val="24"/>
          <w:rtl w:val="0"/>
        </w:rPr>
        <w:t xml:space="preserve">(‘est’). </w:t>
      </w:r>
    </w:p>
    <w:p w:rsidR="00000000" w:rsidDel="00000000" w:rsidP="00000000" w:rsidRDefault="00000000" w:rsidRPr="00000000" w14:paraId="0000015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55">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58">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agrupaRecomendações()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5A">
      <w:pPr>
        <w:spacing w:after="0" w:line="360" w:lineRule="auto"/>
        <w:ind w:firstLine="720"/>
        <w:jc w:val="both"/>
        <w:rPr>
          <w:rFonts w:ascii="Arial" w:cs="Arial" w:eastAsia="Arial" w:hAnsi="Arial"/>
          <w:sz w:val="24"/>
          <w:szCs w:val="24"/>
        </w:rPr>
      </w:pPr>
      <w:sdt>
        <w:sdtPr>
          <w:tag w:val="goog_rdk_82"/>
        </w:sdtPr>
        <w:sdtContent>
          <w:commentRangeStart w:id="24"/>
        </w:sdtContent>
      </w:sdt>
      <w:sdt>
        <w:sdtPr>
          <w:tag w:val="goog_rdk_83"/>
        </w:sdtPr>
        <w:sdtContent>
          <w:commentRangeStart w:id="25"/>
        </w:sdtContent>
      </w:sdt>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abaixo.</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B">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1" name="image24.png"/>
            <a:graphic>
              <a:graphicData uri="http://schemas.openxmlformats.org/drawingml/2006/picture">
                <pic:pic>
                  <pic:nvPicPr>
                    <pic:cNvPr id="0" name="image24.png"/>
                    <pic:cNvPicPr preferRelativeResize="0"/>
                  </pic:nvPicPr>
                  <pic:blipFill>
                    <a:blip r:embed="rId32"/>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imagem,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sdt>
        <w:sdtPr>
          <w:tag w:val="goog_rdk_84"/>
        </w:sdtPr>
        <w:sdtContent>
          <w:commentRangeStart w:id="26"/>
        </w:sdtContent>
      </w:sdt>
      <w:r w:rsidDel="00000000" w:rsidR="00000000" w:rsidRPr="00000000">
        <w:rPr>
          <w:rFonts w:ascii="Arial" w:cs="Arial" w:eastAsia="Arial" w:hAnsi="Arial"/>
          <w:i w:val="1"/>
          <w:sz w:val="24"/>
          <w:szCs w:val="24"/>
          <w:rtl w:val="0"/>
        </w:rPr>
        <w:t xml:space="preserve">recomendador_hibrido</w:t>
      </w:r>
      <w:commentRangeEnd w:id="26"/>
      <w:r w:rsidDel="00000000" w:rsidR="00000000" w:rsidRPr="00000000">
        <w:commentReference w:id="26"/>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5D">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2"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recomendador_hibrido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5F">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6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6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6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16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166">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16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68">
      <w:pP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5 CONSIDERAÇÕES FINAIS</w:t>
      </w:r>
    </w:p>
    <w:p w:rsidR="00000000" w:rsidDel="00000000" w:rsidP="00000000" w:rsidRDefault="00000000" w:rsidRPr="00000000" w14:paraId="000001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16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16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16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16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16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16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170">
      <w:pPr>
        <w:spacing w:after="240" w:line="240" w:lineRule="auto"/>
        <w:rPr>
          <w:rFonts w:ascii="Arial" w:cs="Arial" w:eastAsia="Arial" w:hAnsi="Arial"/>
          <w:b w:val="1"/>
          <w:sz w:val="26"/>
          <w:szCs w:val="26"/>
        </w:rPr>
        <w:sectPr>
          <w:headerReference r:id="rId35"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171">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6"/>
          <w:szCs w:val="26"/>
          <w:rtl w:val="0"/>
        </w:rPr>
        <w:t xml:space="preserve">REFERÊNCIAS</w:t>
      </w:r>
      <w:r w:rsidDel="00000000" w:rsidR="00000000" w:rsidRPr="00000000">
        <w:rPr>
          <w:rtl w:val="0"/>
        </w:rPr>
      </w:r>
    </w:p>
    <w:p w:rsidR="00000000" w:rsidDel="00000000" w:rsidP="00000000" w:rsidRDefault="00000000" w:rsidRPr="00000000" w14:paraId="0000017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7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7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7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7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17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INTERNATIONAL FEDERATION OF THE PHONOGRAPHIC INDUSTRY. IFPI issues Global Music Report 2021. [S. l.], 23 mar. 2021. Disponível em: https://www.ifpi.org/ifpi-issues-annual-global-music-report-2021/. Acesso em: 31 maio 2022.</w:t>
      </w:r>
    </w:p>
    <w:p w:rsidR="00000000" w:rsidDel="00000000" w:rsidP="00000000" w:rsidRDefault="00000000" w:rsidRPr="00000000" w14:paraId="0000017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8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r w:rsidDel="00000000" w:rsidR="00000000" w:rsidRPr="00000000">
        <w:rPr>
          <w:rtl w:val="0"/>
        </w:rPr>
      </w:r>
    </w:p>
    <w:p w:rsidR="00000000" w:rsidDel="00000000" w:rsidP="00000000" w:rsidRDefault="00000000" w:rsidRPr="00000000" w14:paraId="0000018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8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86">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8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24" w:date="2023-04-11T18:42:07Z">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Nesse caso a saída do recomendador KNN fica esperando não é repassada para o recomendador em conteúdo que será usado com o SVD, fiquei com essa dúvida de saber se é puramente sequencial.</w:t>
      </w:r>
    </w:p>
  </w:comment>
  <w:comment w:author="João Paulo" w:id="25" w:date="2023-04-19T15:42:36Z">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Sequencial está adequado. Não existe paralelismo no sistema implementado.</w:t>
      </w:r>
    </w:p>
  </w:comment>
  <w:comment w:author="Kaiki Mello dos Santos" w:id="8" w:date="2023-05-02T01:49:31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11" w:date="2023-04-25T22:02:38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descrição da figura</w:t>
      </w:r>
    </w:p>
  </w:comment>
  <w:comment w:author="Kaiki Mello dos Santos" w:id="12" w:date="2023-04-27T23:10:13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9" w:date="2023-05-03T01:22:16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10" w:date="2023-05-03T01:22:3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7" w:date="2023-03-06T18:06:39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Falar sobre isso na fundamentação</w:t>
      </w:r>
    </w:p>
  </w:comment>
  <w:comment w:author="Kaiki Mello dos Santos" w:id="5" w:date="2023-05-03T02:31:01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7" w:date="2023-05-03T02:29:43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6" w:date="2023-05-03T02:30:03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2" w:date="2023-04-19T14:36:57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souber a data de inicio da coleta também fica bom acrescentar "de xxxx até julho de 2017".</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não souber, deixa como está. Não se deve perder tempo nisso.</w:t>
      </w:r>
    </w:p>
  </w:comment>
  <w:comment w:author="João Paulo" w:id="3" w:date="2023-04-19T14:37:45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valor exato? É conhecido? Se não for, use o termo "aproximadamente"</w:t>
      </w:r>
    </w:p>
  </w:comment>
  <w:comment w:author="João Paulo" w:id="4" w:date="2023-04-19T14:38:24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Corrigir nas demais ocorrências</w:t>
      </w:r>
    </w:p>
  </w:comment>
  <w:comment w:author="João Paulo" w:id="20" w:date="2023-04-19T15:12:56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o motivo de precisar fazer esta verificação</w:t>
      </w:r>
    </w:p>
  </w:comment>
  <w:comment w:author="Kaiki Mello dos Santos" w:id="22" w:date="2023-04-01T20:18:54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Professor, esse texto estava estruturado de outra forma, deixei assim devido que a imagem não cabia no contexto anterior</w:t>
      </w:r>
    </w:p>
  </w:comment>
  <w:comment w:author="João Paulo" w:id="15" w:date="2023-04-19T15:24:02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9" w:date="2023-04-19T15:11:28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nome da função</w:t>
      </w:r>
    </w:p>
  </w:comment>
  <w:comment w:author="João Paulo" w:id="21" w:date="2023-04-19T15:16:19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8" w:date="2023-04-19T15:11:09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citar os dataframes utilizados</w:t>
      </w:r>
    </w:p>
  </w:comment>
  <w:comment w:author="João Paulo" w:id="13" w:date="2023-04-19T15:21:43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23" w:date="2023-04-19T15:35:03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invés de colocar o nome da coluna é melhor colocar o significado dela. Neste caso, a coluna está ordenada pela proximidade do filme retornado ao passado na entrada.</w:t>
      </w:r>
    </w:p>
  </w:comment>
  <w:comment w:author="João Paulo" w:id="16" w:date="2023-04-19T15:25:56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Kaiki Mello dos Santos" w:id="0" w:date="2023-05-04T18:51:28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https://www.motionpictures.org/press/global-theatrical-home-entertainment-and-pay-tv-market-rebounds-to-328-2-billion-new-mpa-report-shows/#:~:text=In%20the%20United%20States%2C%20the,2019%20figure%20of%20%2436.1%20billion. Refeenciar</w:t>
      </w:r>
    </w:p>
  </w:comment>
  <w:comment w:author="João Paulo" w:id="26" w:date="2023-04-19T15:44:26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sugiro mudar o nome. recomendador_hydra seria melhor</w:t>
      </w:r>
    </w:p>
  </w:comment>
  <w:comment w:author="Kaiki Mello dos Santos" w:id="1" w:date="2023-04-17T19:02:33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Lemmbrar de citar Kaya e Steck</w:t>
      </w:r>
    </w:p>
  </w:comment>
  <w:comment w:author="Kaiki Mello dos Santos" w:id="14" w:date="2023-03-05T19:02:52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B" w15:done="0"/>
  <w15:commentEx w15:paraId="0000018C" w15:paraIdParent="0000018B" w15:done="0"/>
  <w15:commentEx w15:paraId="0000018D" w15:done="0"/>
  <w15:commentEx w15:paraId="0000018E" w15:done="0"/>
  <w15:commentEx w15:paraId="0000018F" w15:done="0"/>
  <w15:commentEx w15:paraId="00000190" w15:done="0"/>
  <w15:commentEx w15:paraId="00000191" w15:paraIdParent="00000190" w15:done="0"/>
  <w15:commentEx w15:paraId="00000192" w15:done="0"/>
  <w15:commentEx w15:paraId="00000193" w15:done="0"/>
  <w15:commentEx w15:paraId="00000194" w15:done="0"/>
  <w15:commentEx w15:paraId="00000195" w15:done="0"/>
  <w15:commentEx w15:paraId="00000198" w15:done="0"/>
  <w15:commentEx w15:paraId="00000199" w15:done="0"/>
  <w15:commentEx w15:paraId="0000019A" w15:paraIdParent="00000199" w15:done="0"/>
  <w15:commentEx w15:paraId="0000019B" w15:done="0"/>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A3" w15:done="0"/>
  <w15:commentEx w15:paraId="000001A4" w15:done="0"/>
  <w15:commentEx w15:paraId="000001A5" w15:done="0"/>
  <w15:commentEx w15:paraId="000001A6" w15:done="0"/>
  <w15:commentEx w15:paraId="000001A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435" w:hanging="435"/>
      </w:pPr>
      <w:rPr>
        <w:b w:val="1"/>
        <w:sz w:val="26"/>
        <w:szCs w:val="26"/>
      </w:rPr>
    </w:lvl>
    <w:lvl w:ilvl="1">
      <w:start w:val="1"/>
      <w:numFmt w:val="decimal"/>
      <w:lvlText w:val="%1.%2"/>
      <w:lvlJc w:val="left"/>
      <w:pPr>
        <w:ind w:left="435" w:hanging="435"/>
      </w:pPr>
      <w:rPr>
        <w:b w:val="1"/>
        <w:sz w:val="26"/>
        <w:szCs w:val="26"/>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decimal"/>
      <w:lvlText w:val="%1"/>
      <w:lvlJc w:val="left"/>
      <w:pPr>
        <w:ind w:left="435" w:hanging="435"/>
      </w:pPr>
      <w:rPr/>
    </w:lvl>
    <w:lvl w:ilvl="1">
      <w:start w:val="1"/>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2.png"/><Relationship Id="rId11" Type="http://schemas.openxmlformats.org/officeDocument/2006/relationships/image" Target="media/image3.png"/><Relationship Id="rId33" Type="http://schemas.openxmlformats.org/officeDocument/2006/relationships/image" Target="media/image25.jpg"/><Relationship Id="rId10" Type="http://schemas.openxmlformats.org/officeDocument/2006/relationships/image" Target="media/image14.png"/><Relationship Id="rId32" Type="http://schemas.openxmlformats.org/officeDocument/2006/relationships/image" Target="media/image24.png"/><Relationship Id="rId13" Type="http://schemas.openxmlformats.org/officeDocument/2006/relationships/hyperlink" Target="https://www.sinonimos.com.br/em-razao-de/" TargetMode="External"/><Relationship Id="rId35" Type="http://schemas.openxmlformats.org/officeDocument/2006/relationships/header" Target="header1.xml"/><Relationship Id="rId12" Type="http://schemas.openxmlformats.org/officeDocument/2006/relationships/image" Target="media/image11.png"/><Relationship Id="rId34"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HdnRK5J7pzsqbumrCN7u71WTHw==">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